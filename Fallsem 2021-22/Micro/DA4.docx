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033F" w:rsidRDefault="008B033F"/>
    <w:p w:rsidR="003F712F" w:rsidRDefault="003F712F" w:rsidP="003F712F">
      <w:pPr>
        <w:spacing w:after="160" w:line="254" w:lineRule="auto"/>
        <w:rPr>
          <w:rFonts w:ascii="Cambria" w:eastAsia="Cambria" w:hAnsi="Cambria" w:cs="Cambria"/>
          <w:color w:val="244061"/>
          <w:sz w:val="52"/>
          <w:szCs w:val="52"/>
        </w:rPr>
      </w:pPr>
      <w:r>
        <w:t xml:space="preserve">                                  </w:t>
      </w:r>
      <w:r>
        <w:rPr>
          <w:rFonts w:ascii="Cambria" w:eastAsia="Cambria" w:hAnsi="Cambria" w:cs="Cambria"/>
          <w:color w:val="244061"/>
          <w:sz w:val="52"/>
          <w:szCs w:val="52"/>
        </w:rPr>
        <w:t>Fall Semester 2021-2022</w:t>
      </w:r>
    </w:p>
    <w:p w:rsidR="003F712F" w:rsidRDefault="003F712F" w:rsidP="003F712F">
      <w:pPr>
        <w:spacing w:after="160" w:line="254" w:lineRule="auto"/>
        <w:jc w:val="center"/>
        <w:rPr>
          <w:rFonts w:ascii="Cambria" w:eastAsia="Cambria" w:hAnsi="Cambria" w:cs="Cambria"/>
          <w:color w:val="244061"/>
          <w:sz w:val="52"/>
          <w:szCs w:val="52"/>
        </w:rPr>
      </w:pPr>
      <w:r>
        <w:rPr>
          <w:rFonts w:ascii="Cambria" w:eastAsia="Cambria" w:hAnsi="Cambria" w:cs="Cambria"/>
          <w:color w:val="244061"/>
          <w:sz w:val="52"/>
          <w:szCs w:val="52"/>
        </w:rPr>
        <w:t xml:space="preserve">Microprocessor and Interfacing </w:t>
      </w:r>
    </w:p>
    <w:p w:rsidR="003F712F" w:rsidRDefault="003F712F" w:rsidP="003F712F">
      <w:pPr>
        <w:spacing w:after="160" w:line="254" w:lineRule="auto"/>
        <w:jc w:val="center"/>
        <w:rPr>
          <w:rFonts w:ascii="Cambria" w:eastAsia="Cambria" w:hAnsi="Cambria" w:cs="Cambria"/>
          <w:color w:val="244061"/>
          <w:sz w:val="52"/>
          <w:szCs w:val="52"/>
        </w:rPr>
      </w:pPr>
      <w:r>
        <w:rPr>
          <w:rFonts w:ascii="Cambria" w:eastAsia="Cambria" w:hAnsi="Cambria" w:cs="Cambria"/>
          <w:color w:val="244061"/>
          <w:sz w:val="52"/>
          <w:szCs w:val="52"/>
        </w:rPr>
        <w:t>Lab Report</w:t>
      </w:r>
    </w:p>
    <w:p w:rsidR="003F712F" w:rsidRDefault="003F712F" w:rsidP="003F712F">
      <w:pPr>
        <w:spacing w:after="160" w:line="254" w:lineRule="auto"/>
        <w:jc w:val="center"/>
        <w:rPr>
          <w:rFonts w:ascii="Cambria" w:eastAsia="Cambria" w:hAnsi="Cambria" w:cs="Cambria"/>
          <w:color w:val="244061"/>
          <w:sz w:val="52"/>
          <w:szCs w:val="52"/>
        </w:rPr>
      </w:pPr>
      <w:r>
        <w:rPr>
          <w:rFonts w:ascii="Cambria" w:eastAsia="Cambria" w:hAnsi="Cambria" w:cs="Cambria"/>
          <w:color w:val="244061"/>
          <w:sz w:val="52"/>
          <w:szCs w:val="52"/>
        </w:rPr>
        <w:t>Digital Assignment-4</w:t>
      </w:r>
    </w:p>
    <w:p w:rsidR="003F712F" w:rsidRDefault="003F712F" w:rsidP="003F712F">
      <w:pPr>
        <w:spacing w:after="160" w:line="254" w:lineRule="auto"/>
        <w:rPr>
          <w:rFonts w:ascii="Cambria" w:eastAsia="Cambria" w:hAnsi="Cambria" w:cs="Cambria"/>
          <w:color w:val="244061"/>
          <w:sz w:val="40"/>
          <w:szCs w:val="40"/>
        </w:rPr>
      </w:pPr>
      <w:r>
        <w:rPr>
          <w:rFonts w:ascii="Cambria" w:eastAsia="Cambria" w:hAnsi="Cambria" w:cs="Cambria"/>
          <w:color w:val="244061"/>
          <w:sz w:val="40"/>
          <w:szCs w:val="40"/>
        </w:rPr>
        <w:t>Experiment No: 5</w:t>
      </w:r>
      <w:r>
        <w:rPr>
          <w:rFonts w:ascii="Cambria" w:eastAsia="Cambria" w:hAnsi="Cambria" w:cs="Cambria"/>
          <w:color w:val="244061"/>
          <w:sz w:val="40"/>
          <w:szCs w:val="40"/>
        </w:rPr>
        <w:tab/>
      </w:r>
      <w:r>
        <w:rPr>
          <w:rFonts w:ascii="Cambria" w:eastAsia="Cambria" w:hAnsi="Cambria" w:cs="Cambria"/>
          <w:color w:val="244061"/>
          <w:sz w:val="40"/>
          <w:szCs w:val="40"/>
        </w:rPr>
        <w:tab/>
      </w:r>
      <w:r>
        <w:rPr>
          <w:rFonts w:ascii="Cambria" w:eastAsia="Cambria" w:hAnsi="Cambria" w:cs="Cambria"/>
          <w:color w:val="244061"/>
          <w:sz w:val="40"/>
          <w:szCs w:val="40"/>
        </w:rPr>
        <w:tab/>
      </w:r>
      <w:r>
        <w:rPr>
          <w:rFonts w:ascii="Cambria" w:eastAsia="Cambria" w:hAnsi="Cambria" w:cs="Cambria"/>
          <w:color w:val="244061"/>
          <w:sz w:val="40"/>
          <w:szCs w:val="40"/>
        </w:rPr>
        <w:tab/>
      </w:r>
      <w:r>
        <w:rPr>
          <w:rFonts w:ascii="Cambria" w:eastAsia="Cambria" w:hAnsi="Cambria" w:cs="Cambria"/>
          <w:color w:val="244061"/>
          <w:sz w:val="40"/>
          <w:szCs w:val="40"/>
        </w:rPr>
        <w:tab/>
      </w:r>
      <w:r>
        <w:rPr>
          <w:rFonts w:ascii="Cambria" w:eastAsia="Cambria" w:hAnsi="Cambria" w:cs="Cambria"/>
          <w:color w:val="244061"/>
          <w:sz w:val="40"/>
          <w:szCs w:val="40"/>
        </w:rPr>
        <w:tab/>
        <w:t>Task No: 4</w:t>
      </w:r>
    </w:p>
    <w:p w:rsidR="003F712F" w:rsidRDefault="003F712F" w:rsidP="003F712F">
      <w:pPr>
        <w:spacing w:after="160" w:line="254" w:lineRule="auto"/>
        <w:jc w:val="center"/>
        <w:rPr>
          <w:rFonts w:ascii="Cambria" w:eastAsia="Cambria" w:hAnsi="Cambria" w:cs="Cambria"/>
          <w:color w:val="244061"/>
          <w:sz w:val="40"/>
          <w:szCs w:val="40"/>
        </w:rPr>
      </w:pPr>
      <w:r>
        <w:rPr>
          <w:rFonts w:ascii="Cambria" w:eastAsia="Cambria" w:hAnsi="Cambria" w:cs="Cambria"/>
          <w:color w:val="244061"/>
          <w:sz w:val="40"/>
          <w:szCs w:val="40"/>
        </w:rPr>
        <w:t>Course Code: CSE2006</w:t>
      </w:r>
    </w:p>
    <w:p w:rsidR="003F712F" w:rsidRDefault="003F712F" w:rsidP="003F712F">
      <w:pPr>
        <w:pBdr>
          <w:bottom w:val="single" w:sz="6" w:space="1" w:color="000000"/>
        </w:pBdr>
        <w:spacing w:after="160" w:line="254" w:lineRule="auto"/>
        <w:jc w:val="center"/>
        <w:rPr>
          <w:rFonts w:ascii="Cambria" w:eastAsia="Cambria" w:hAnsi="Cambria" w:cs="Cambria"/>
          <w:color w:val="244061"/>
          <w:sz w:val="40"/>
          <w:szCs w:val="40"/>
        </w:rPr>
      </w:pPr>
      <w:r>
        <w:rPr>
          <w:rFonts w:ascii="Cambria" w:eastAsia="Cambria" w:hAnsi="Cambria" w:cs="Cambria"/>
          <w:color w:val="244061"/>
          <w:sz w:val="40"/>
          <w:szCs w:val="40"/>
        </w:rPr>
        <w:t>Slot: L7+L8</w:t>
      </w:r>
    </w:p>
    <w:p w:rsidR="003F712F" w:rsidRDefault="003F712F" w:rsidP="003F712F">
      <w:pPr>
        <w:spacing w:after="160" w:line="254" w:lineRule="auto"/>
        <w:jc w:val="center"/>
        <w:rPr>
          <w:rFonts w:ascii="Cambria" w:eastAsia="Cambria" w:hAnsi="Cambria" w:cs="Cambria"/>
          <w:color w:val="244061"/>
          <w:sz w:val="40"/>
          <w:szCs w:val="40"/>
        </w:rPr>
      </w:pPr>
    </w:p>
    <w:p w:rsidR="003F712F" w:rsidRDefault="003F712F" w:rsidP="003F712F">
      <w:pPr>
        <w:spacing w:after="160" w:line="254" w:lineRule="auto"/>
        <w:jc w:val="center"/>
        <w:rPr>
          <w:rFonts w:ascii="Cambria" w:eastAsia="Cambria" w:hAnsi="Cambria" w:cs="Cambria"/>
          <w:color w:val="244061"/>
          <w:sz w:val="40"/>
          <w:szCs w:val="40"/>
        </w:rPr>
      </w:pPr>
      <w:r>
        <w:rPr>
          <w:rFonts w:ascii="Calibri" w:eastAsia="Calibri" w:hAnsi="Calibri" w:cs="Calibri"/>
          <w:noProof/>
          <w:lang w:val="en-US" w:eastAsia="en-US"/>
        </w:rPr>
        <w:drawing>
          <wp:inline distT="0" distB="0" distL="0" distR="0">
            <wp:extent cx="2190750" cy="2314575"/>
            <wp:effectExtent l="0" t="0" r="0" b="9525"/>
            <wp:docPr id="24" name="Picture 24" descr="Description: Vellore Institute of Technology (VIT) Logo Vector - (.SVG + .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descr="Description: Vellore Institute of Technology (VIT) Logo Vector - (.SVG + .PNG ..."/>
                    <pic:cNvPicPr>
                      <a:picLocks noChangeAspect="1" noChangeArrowheads="1"/>
                    </pic:cNvPicPr>
                  </pic:nvPicPr>
                  <pic:blipFill>
                    <a:blip r:embed="rId5">
                      <a:extLst>
                        <a:ext uri="{28A0092B-C50C-407E-A947-70E740481C1C}">
                          <a14:useLocalDpi xmlns:a14="http://schemas.microsoft.com/office/drawing/2010/main" val="0"/>
                        </a:ext>
                      </a:extLst>
                    </a:blip>
                    <a:srcRect t="22704" r="71207" b="22162"/>
                    <a:stretch>
                      <a:fillRect/>
                    </a:stretch>
                  </pic:blipFill>
                  <pic:spPr bwMode="auto">
                    <a:xfrm>
                      <a:off x="0" y="0"/>
                      <a:ext cx="2190750" cy="2314575"/>
                    </a:xfrm>
                    <a:prstGeom prst="rect">
                      <a:avLst/>
                    </a:prstGeom>
                    <a:noFill/>
                    <a:ln>
                      <a:noFill/>
                    </a:ln>
                  </pic:spPr>
                </pic:pic>
              </a:graphicData>
            </a:graphic>
          </wp:inline>
        </w:drawing>
      </w:r>
    </w:p>
    <w:p w:rsidR="003F712F" w:rsidRDefault="003F712F" w:rsidP="003F712F">
      <w:pPr>
        <w:spacing w:after="160" w:line="254" w:lineRule="auto"/>
        <w:rPr>
          <w:rFonts w:ascii="Cambria" w:eastAsia="Cambria" w:hAnsi="Cambria" w:cs="Cambria"/>
          <w:color w:val="244061"/>
          <w:sz w:val="40"/>
          <w:szCs w:val="40"/>
        </w:rPr>
      </w:pPr>
    </w:p>
    <w:p w:rsidR="003F712F" w:rsidRDefault="003F712F" w:rsidP="003F712F">
      <w:pPr>
        <w:spacing w:after="160" w:line="254" w:lineRule="auto"/>
        <w:jc w:val="center"/>
        <w:rPr>
          <w:rFonts w:ascii="Cambria" w:eastAsia="Cambria" w:hAnsi="Cambria" w:cs="Cambria"/>
          <w:color w:val="244061"/>
          <w:sz w:val="40"/>
          <w:szCs w:val="40"/>
        </w:rPr>
      </w:pPr>
      <w:r>
        <w:rPr>
          <w:rFonts w:ascii="Cambria" w:eastAsia="Cambria" w:hAnsi="Cambria" w:cs="Cambria"/>
          <w:color w:val="244061"/>
          <w:sz w:val="40"/>
          <w:szCs w:val="40"/>
        </w:rPr>
        <w:t xml:space="preserve">Submitted By: </w:t>
      </w:r>
      <w:proofErr w:type="spellStart"/>
      <w:r>
        <w:rPr>
          <w:rFonts w:ascii="Cambria" w:eastAsia="Cambria" w:hAnsi="Cambria" w:cs="Cambria"/>
          <w:color w:val="244061"/>
          <w:sz w:val="40"/>
          <w:szCs w:val="40"/>
        </w:rPr>
        <w:t>Alokam</w:t>
      </w:r>
      <w:proofErr w:type="spellEnd"/>
      <w:r>
        <w:rPr>
          <w:rFonts w:ascii="Cambria" w:eastAsia="Cambria" w:hAnsi="Cambria" w:cs="Cambria"/>
          <w:color w:val="244061"/>
          <w:sz w:val="40"/>
          <w:szCs w:val="40"/>
        </w:rPr>
        <w:t xml:space="preserve"> </w:t>
      </w:r>
      <w:proofErr w:type="spellStart"/>
      <w:r>
        <w:rPr>
          <w:rFonts w:ascii="Cambria" w:eastAsia="Cambria" w:hAnsi="Cambria" w:cs="Cambria"/>
          <w:color w:val="244061"/>
          <w:sz w:val="40"/>
          <w:szCs w:val="40"/>
        </w:rPr>
        <w:t>Nikhitha</w:t>
      </w:r>
      <w:proofErr w:type="spellEnd"/>
    </w:p>
    <w:p w:rsidR="003F712F" w:rsidRDefault="003F712F" w:rsidP="003F712F">
      <w:pPr>
        <w:spacing w:after="160" w:line="254" w:lineRule="auto"/>
        <w:jc w:val="center"/>
        <w:rPr>
          <w:rFonts w:ascii="Cambria" w:eastAsia="Cambria" w:hAnsi="Cambria" w:cs="Cambria"/>
          <w:color w:val="244061"/>
          <w:sz w:val="40"/>
          <w:szCs w:val="40"/>
        </w:rPr>
      </w:pPr>
      <w:r>
        <w:rPr>
          <w:rFonts w:ascii="Cambria" w:eastAsia="Cambria" w:hAnsi="Cambria" w:cs="Cambria"/>
          <w:color w:val="244061"/>
          <w:sz w:val="40"/>
          <w:szCs w:val="40"/>
        </w:rPr>
        <w:t>Reg. Numb: 19BCE2555</w:t>
      </w:r>
    </w:p>
    <w:p w:rsidR="003F712F" w:rsidRDefault="003F712F" w:rsidP="003F712F">
      <w:pPr>
        <w:spacing w:after="160" w:line="254" w:lineRule="auto"/>
        <w:jc w:val="center"/>
        <w:rPr>
          <w:rFonts w:ascii="Cambria" w:eastAsia="Cambria" w:hAnsi="Cambria" w:cs="Cambria"/>
          <w:color w:val="244061"/>
          <w:sz w:val="40"/>
          <w:szCs w:val="40"/>
        </w:rPr>
      </w:pPr>
      <w:r>
        <w:rPr>
          <w:rFonts w:ascii="Cambria" w:eastAsia="Cambria" w:hAnsi="Cambria" w:cs="Cambria"/>
          <w:color w:val="244061"/>
          <w:sz w:val="40"/>
          <w:szCs w:val="40"/>
        </w:rPr>
        <w:t xml:space="preserve">Submitted To: Dr. Abdul </w:t>
      </w:r>
      <w:proofErr w:type="spellStart"/>
      <w:r>
        <w:rPr>
          <w:rFonts w:ascii="Cambria" w:eastAsia="Cambria" w:hAnsi="Cambria" w:cs="Cambria"/>
          <w:color w:val="244061"/>
          <w:sz w:val="40"/>
          <w:szCs w:val="40"/>
        </w:rPr>
        <w:t>Majed</w:t>
      </w:r>
      <w:proofErr w:type="spellEnd"/>
      <w:r>
        <w:rPr>
          <w:rFonts w:ascii="Cambria" w:eastAsia="Cambria" w:hAnsi="Cambria" w:cs="Cambria"/>
          <w:color w:val="244061"/>
          <w:sz w:val="40"/>
          <w:szCs w:val="40"/>
        </w:rPr>
        <w:t xml:space="preserve"> KK</w:t>
      </w:r>
    </w:p>
    <w:p w:rsidR="003F712F" w:rsidRPr="00BC78FF" w:rsidRDefault="005C29C6" w:rsidP="003F712F">
      <w:pPr>
        <w:spacing w:after="160" w:line="254" w:lineRule="auto"/>
        <w:rPr>
          <w:rFonts w:ascii="Arial Rounded MT Bold" w:eastAsia="Arial Rounded" w:hAnsi="Arial Rounded MT Bold" w:cs="Arial Rounded"/>
          <w:b/>
          <w:color w:val="FF0000"/>
          <w:sz w:val="44"/>
          <w:szCs w:val="44"/>
        </w:rPr>
      </w:pPr>
      <w:proofErr w:type="gramStart"/>
      <w:r w:rsidRPr="00BC78FF">
        <w:rPr>
          <w:rFonts w:ascii="Arial Rounded MT Bold" w:eastAsia="Arial Rounded" w:hAnsi="Arial Rounded MT Bold" w:cs="Arial Rounded"/>
          <w:b/>
          <w:color w:val="FF0000"/>
          <w:sz w:val="44"/>
          <w:szCs w:val="44"/>
        </w:rPr>
        <w:lastRenderedPageBreak/>
        <w:t>EXPERIMENT  5</w:t>
      </w:r>
      <w:proofErr w:type="gramEnd"/>
      <w:r w:rsidR="003F712F" w:rsidRPr="00BC78FF">
        <w:rPr>
          <w:rFonts w:ascii="Arial Rounded MT Bold" w:eastAsia="Arial Rounded" w:hAnsi="Arial Rounded MT Bold" w:cs="Arial Rounded"/>
          <w:b/>
          <w:color w:val="FF0000"/>
          <w:sz w:val="44"/>
          <w:szCs w:val="44"/>
        </w:rPr>
        <w:t>:</w:t>
      </w:r>
    </w:p>
    <w:p w:rsidR="003F712F" w:rsidRPr="00BC78FF" w:rsidRDefault="003F712F" w:rsidP="003F712F">
      <w:pPr>
        <w:spacing w:after="160" w:line="254" w:lineRule="auto"/>
        <w:rPr>
          <w:rFonts w:ascii="Arial Rounded MT Bold" w:eastAsia="Arial Rounded" w:hAnsi="Arial Rounded MT Bold" w:cs="Arial Rounded"/>
          <w:b/>
          <w:color w:val="FF0000"/>
          <w:sz w:val="40"/>
          <w:szCs w:val="40"/>
        </w:rPr>
      </w:pPr>
      <w:r w:rsidRPr="00BC78FF">
        <w:rPr>
          <w:rFonts w:ascii="Arial Rounded MT Bold" w:eastAsia="Arial Rounded" w:hAnsi="Arial Rounded MT Bold" w:cs="Arial Rounded"/>
          <w:b/>
          <w:color w:val="FF0000"/>
          <w:sz w:val="40"/>
          <w:szCs w:val="40"/>
        </w:rPr>
        <w:t>Aim:</w:t>
      </w:r>
    </w:p>
    <w:p w:rsidR="005C29C6" w:rsidRPr="00BC78FF" w:rsidRDefault="005C29C6" w:rsidP="005C29C6">
      <w:pPr>
        <w:spacing w:after="160" w:line="254" w:lineRule="auto"/>
        <w:rPr>
          <w:rFonts w:ascii="Arial Rounded MT Bold" w:hAnsi="Arial Rounded MT Bold"/>
          <w:b/>
          <w:sz w:val="32"/>
          <w:szCs w:val="32"/>
        </w:rPr>
      </w:pPr>
      <w:r w:rsidRPr="00BC78FF">
        <w:rPr>
          <w:rFonts w:ascii="Arial Rounded MT Bold" w:hAnsi="Arial Rounded MT Bold"/>
          <w:b/>
          <w:sz w:val="32"/>
          <w:szCs w:val="32"/>
        </w:rPr>
        <w:t xml:space="preserve">1. Write an ALP Program to find LCM of a given numbers </w:t>
      </w:r>
    </w:p>
    <w:p w:rsidR="005C29C6" w:rsidRPr="00BC78FF" w:rsidRDefault="005C29C6" w:rsidP="005C29C6">
      <w:pPr>
        <w:spacing w:after="160" w:line="254" w:lineRule="auto"/>
        <w:rPr>
          <w:rFonts w:ascii="Arial Rounded MT Bold" w:hAnsi="Arial Rounded MT Bold"/>
          <w:b/>
          <w:sz w:val="32"/>
          <w:szCs w:val="32"/>
        </w:rPr>
      </w:pPr>
      <w:r w:rsidRPr="00BC78FF">
        <w:rPr>
          <w:rFonts w:ascii="Arial Rounded MT Bold" w:hAnsi="Arial Rounded MT Bold"/>
          <w:b/>
          <w:sz w:val="32"/>
          <w:szCs w:val="32"/>
        </w:rPr>
        <w:t xml:space="preserve">2. Write an ALP program to find the average of N numbers. </w:t>
      </w:r>
    </w:p>
    <w:p w:rsidR="005C29C6" w:rsidRPr="00BC78FF" w:rsidRDefault="005C29C6" w:rsidP="005C29C6">
      <w:pPr>
        <w:spacing w:after="160" w:line="254" w:lineRule="auto"/>
        <w:rPr>
          <w:rFonts w:ascii="Arial Rounded MT Bold" w:eastAsia="Arial Rounded" w:hAnsi="Arial Rounded MT Bold" w:cs="Arial Rounded"/>
          <w:b/>
          <w:sz w:val="32"/>
          <w:szCs w:val="32"/>
        </w:rPr>
      </w:pPr>
      <w:r w:rsidRPr="00BC78FF">
        <w:rPr>
          <w:rFonts w:ascii="Arial Rounded MT Bold" w:hAnsi="Arial Rounded MT Bold"/>
          <w:b/>
          <w:sz w:val="32"/>
          <w:szCs w:val="32"/>
        </w:rPr>
        <w:t>3. Write an ALP to find the greatest among two numbers.</w:t>
      </w:r>
    </w:p>
    <w:p w:rsidR="003F712F" w:rsidRPr="00BC78FF" w:rsidRDefault="003F712F" w:rsidP="003F712F">
      <w:pPr>
        <w:spacing w:after="160" w:line="254" w:lineRule="auto"/>
        <w:rPr>
          <w:rFonts w:ascii="Arial Rounded MT Bold" w:eastAsia="Arial Rounded" w:hAnsi="Arial Rounded MT Bold" w:cs="Arial Rounded"/>
          <w:b/>
          <w:color w:val="00B050"/>
          <w:sz w:val="40"/>
          <w:szCs w:val="40"/>
        </w:rPr>
      </w:pPr>
      <w:r w:rsidRPr="00BC78FF">
        <w:rPr>
          <w:rFonts w:ascii="Arial Rounded MT Bold" w:eastAsia="Arial Rounded" w:hAnsi="Arial Rounded MT Bold" w:cs="Arial Rounded"/>
          <w:b/>
          <w:color w:val="00B050"/>
          <w:sz w:val="40"/>
          <w:szCs w:val="40"/>
        </w:rPr>
        <w:t>Tool Used: emu8086 simulator</w:t>
      </w:r>
    </w:p>
    <w:p w:rsidR="005C29C6" w:rsidRPr="00BC78FF" w:rsidRDefault="005C29C6" w:rsidP="003F712F">
      <w:pPr>
        <w:spacing w:after="160" w:line="254" w:lineRule="auto"/>
        <w:rPr>
          <w:rFonts w:ascii="Arial Rounded MT Bold" w:hAnsi="Arial Rounded MT Bold"/>
          <w:b/>
          <w:sz w:val="32"/>
          <w:szCs w:val="32"/>
        </w:rPr>
      </w:pPr>
      <w:r w:rsidRPr="00BC78FF">
        <w:rPr>
          <w:rFonts w:ascii="Arial Rounded MT Bold" w:hAnsi="Arial Rounded MT Bold"/>
          <w:b/>
          <w:color w:val="FF0000"/>
          <w:sz w:val="32"/>
          <w:szCs w:val="32"/>
        </w:rPr>
        <w:t xml:space="preserve">1. Write an ALP Program to find LCM of a given numbers </w:t>
      </w:r>
    </w:p>
    <w:p w:rsidR="003F712F" w:rsidRPr="00BC78FF" w:rsidRDefault="003F712F" w:rsidP="003F712F">
      <w:pPr>
        <w:spacing w:after="160" w:line="254" w:lineRule="auto"/>
        <w:rPr>
          <w:rFonts w:ascii="Arial Rounded MT Bold" w:eastAsia="Arial Rounded" w:hAnsi="Arial Rounded MT Bold" w:cs="Arial Rounded"/>
          <w:b/>
          <w:color w:val="244061"/>
          <w:sz w:val="40"/>
          <w:szCs w:val="40"/>
        </w:rPr>
      </w:pPr>
      <w:r w:rsidRPr="00BC78FF">
        <w:rPr>
          <w:rFonts w:ascii="Arial Rounded MT Bold" w:eastAsia="Arial Rounded" w:hAnsi="Arial Rounded MT Bold" w:cs="Arial Rounded"/>
          <w:b/>
          <w:color w:val="244061"/>
          <w:sz w:val="40"/>
          <w:szCs w:val="40"/>
        </w:rPr>
        <w:t>Algorithm:</w:t>
      </w:r>
    </w:p>
    <w:p w:rsidR="003F712F" w:rsidRPr="00BC78FF" w:rsidRDefault="003F712F" w:rsidP="003F712F">
      <w:pPr>
        <w:numPr>
          <w:ilvl w:val="0"/>
          <w:numId w:val="4"/>
        </w:numPr>
        <w:spacing w:line="254" w:lineRule="auto"/>
        <w:jc w:val="both"/>
        <w:rPr>
          <w:rFonts w:ascii="Arial Rounded MT Bold" w:hAnsi="Arial Rounded MT Bold"/>
          <w:b/>
          <w:sz w:val="36"/>
          <w:szCs w:val="36"/>
        </w:rPr>
      </w:pPr>
      <w:r w:rsidRPr="00BC78FF">
        <w:rPr>
          <w:rFonts w:ascii="Arial Rounded MT Bold" w:eastAsia="Arial Rounded" w:hAnsi="Arial Rounded MT Bold" w:cs="Arial Rounded"/>
          <w:b/>
          <w:sz w:val="36"/>
          <w:szCs w:val="36"/>
        </w:rPr>
        <w:t xml:space="preserve">Input the values whose </w:t>
      </w:r>
      <w:r w:rsidR="00EF37A2" w:rsidRPr="00BC78FF">
        <w:rPr>
          <w:rFonts w:ascii="Arial Rounded MT Bold" w:eastAsia="Arial Rounded" w:hAnsi="Arial Rounded MT Bold" w:cs="Arial Rounded"/>
          <w:b/>
          <w:sz w:val="36"/>
          <w:szCs w:val="36"/>
        </w:rPr>
        <w:t xml:space="preserve">LCM and HCF </w:t>
      </w:r>
      <w:r w:rsidRPr="00BC78FF">
        <w:rPr>
          <w:rFonts w:ascii="Arial Rounded MT Bold" w:eastAsia="Arial Rounded" w:hAnsi="Arial Rounded MT Bold" w:cs="Arial Rounded"/>
          <w:b/>
          <w:sz w:val="36"/>
          <w:szCs w:val="36"/>
        </w:rPr>
        <w:t>is to be found into the Data Register</w:t>
      </w:r>
    </w:p>
    <w:p w:rsidR="003F712F" w:rsidRPr="00BC78FF" w:rsidRDefault="003F712F" w:rsidP="003F712F">
      <w:pPr>
        <w:numPr>
          <w:ilvl w:val="0"/>
          <w:numId w:val="4"/>
        </w:numPr>
        <w:spacing w:line="254" w:lineRule="auto"/>
        <w:jc w:val="both"/>
        <w:rPr>
          <w:rFonts w:ascii="Arial Rounded MT Bold" w:hAnsi="Arial Rounded MT Bold"/>
          <w:b/>
          <w:sz w:val="36"/>
          <w:szCs w:val="36"/>
        </w:rPr>
      </w:pPr>
      <w:r w:rsidRPr="00BC78FF">
        <w:rPr>
          <w:rFonts w:ascii="Arial Rounded MT Bold" w:eastAsia="Arial Rounded" w:hAnsi="Arial Rounded MT Bold" w:cs="Arial Rounded"/>
          <w:b/>
          <w:sz w:val="36"/>
          <w:szCs w:val="36"/>
        </w:rPr>
        <w:t xml:space="preserve">Move the first value </w:t>
      </w:r>
      <w:proofErr w:type="gramStart"/>
      <w:r w:rsidRPr="00BC78FF">
        <w:rPr>
          <w:rFonts w:ascii="Arial Rounded MT Bold" w:eastAsia="Arial Rounded" w:hAnsi="Arial Rounded MT Bold" w:cs="Arial Rounded"/>
          <w:b/>
          <w:sz w:val="36"/>
          <w:szCs w:val="36"/>
        </w:rPr>
        <w:t xml:space="preserve">to </w:t>
      </w:r>
      <w:ins w:id="0" w:author="Nikhitha Alokam" w:date="2021-09-20T13:36:00Z">
        <w:r w:rsidRPr="00BC78FF">
          <w:rPr>
            <w:rFonts w:ascii="Arial Rounded MT Bold" w:eastAsia="Arial Rounded" w:hAnsi="Arial Rounded MT Bold" w:cs="Arial Rounded"/>
            <w:b/>
            <w:sz w:val="36"/>
            <w:szCs w:val="36"/>
          </w:rPr>
          <w:t xml:space="preserve"> </w:t>
        </w:r>
      </w:ins>
      <w:r w:rsidRPr="00BC78FF">
        <w:rPr>
          <w:rFonts w:ascii="Arial Rounded MT Bold" w:eastAsia="Arial Rounded" w:hAnsi="Arial Rounded MT Bold" w:cs="Arial Rounded"/>
          <w:b/>
          <w:sz w:val="36"/>
          <w:szCs w:val="36"/>
        </w:rPr>
        <w:t>accumulator</w:t>
      </w:r>
      <w:proofErr w:type="gramEnd"/>
      <w:r w:rsidRPr="00BC78FF">
        <w:rPr>
          <w:rFonts w:ascii="Arial Rounded MT Bold" w:eastAsia="Arial Rounded" w:hAnsi="Arial Rounded MT Bold" w:cs="Arial Rounded"/>
          <w:b/>
          <w:sz w:val="36"/>
          <w:szCs w:val="36"/>
        </w:rPr>
        <w:t xml:space="preserve"> register (AX).</w:t>
      </w:r>
    </w:p>
    <w:p w:rsidR="003F712F" w:rsidRPr="00BC78FF" w:rsidRDefault="003F712F" w:rsidP="003F712F">
      <w:pPr>
        <w:numPr>
          <w:ilvl w:val="0"/>
          <w:numId w:val="4"/>
        </w:numPr>
        <w:spacing w:line="254" w:lineRule="auto"/>
        <w:jc w:val="both"/>
        <w:rPr>
          <w:rFonts w:ascii="Arial Rounded MT Bold" w:hAnsi="Arial Rounded MT Bold"/>
          <w:b/>
          <w:sz w:val="36"/>
          <w:szCs w:val="36"/>
        </w:rPr>
      </w:pPr>
      <w:r w:rsidRPr="00BC78FF">
        <w:rPr>
          <w:rFonts w:ascii="Arial Rounded MT Bold" w:eastAsia="Arial Rounded" w:hAnsi="Arial Rounded MT Bold" w:cs="Arial Rounded"/>
          <w:b/>
          <w:sz w:val="36"/>
          <w:szCs w:val="36"/>
        </w:rPr>
        <w:t xml:space="preserve">Move the second </w:t>
      </w:r>
      <w:proofErr w:type="gramStart"/>
      <w:r w:rsidRPr="00BC78FF">
        <w:rPr>
          <w:rFonts w:ascii="Arial Rounded MT Bold" w:eastAsia="Arial Rounded" w:hAnsi="Arial Rounded MT Bold" w:cs="Arial Rounded"/>
          <w:b/>
          <w:sz w:val="36"/>
          <w:szCs w:val="36"/>
        </w:rPr>
        <w:t>value(</w:t>
      </w:r>
      <w:proofErr w:type="gramEnd"/>
      <w:r w:rsidRPr="00BC78FF">
        <w:rPr>
          <w:rFonts w:ascii="Arial Rounded MT Bold" w:eastAsia="Arial Rounded" w:hAnsi="Arial Rounded MT Bold" w:cs="Arial Rounded"/>
          <w:b/>
          <w:sz w:val="36"/>
          <w:szCs w:val="36"/>
        </w:rPr>
        <w:t>Signed value) to Base register (BX).</w:t>
      </w:r>
    </w:p>
    <w:p w:rsidR="00EF37A2" w:rsidRPr="00BC78FF" w:rsidRDefault="00EF37A2" w:rsidP="003F712F">
      <w:pPr>
        <w:numPr>
          <w:ilvl w:val="0"/>
          <w:numId w:val="4"/>
        </w:numPr>
        <w:spacing w:line="254" w:lineRule="auto"/>
        <w:jc w:val="both"/>
        <w:rPr>
          <w:rFonts w:ascii="Arial Rounded MT Bold" w:hAnsi="Arial Rounded MT Bold"/>
          <w:b/>
          <w:sz w:val="36"/>
          <w:szCs w:val="36"/>
        </w:rPr>
      </w:pPr>
      <w:r w:rsidRPr="00BC78FF">
        <w:rPr>
          <w:rFonts w:ascii="Arial Rounded MT Bold" w:eastAsia="Arial Rounded" w:hAnsi="Arial Rounded MT Bold" w:cs="Arial Rounded"/>
          <w:b/>
          <w:sz w:val="36"/>
          <w:szCs w:val="36"/>
        </w:rPr>
        <w:t xml:space="preserve">Create a while loop until </w:t>
      </w:r>
      <w:proofErr w:type="spellStart"/>
      <w:r w:rsidRPr="00BC78FF">
        <w:rPr>
          <w:rFonts w:ascii="Arial Rounded MT Bold" w:eastAsia="Arial Rounded" w:hAnsi="Arial Rounded MT Bold" w:cs="Arial Rounded"/>
          <w:b/>
          <w:sz w:val="36"/>
          <w:szCs w:val="36"/>
        </w:rPr>
        <w:t>until</w:t>
      </w:r>
      <w:proofErr w:type="spellEnd"/>
      <w:r w:rsidRPr="00BC78FF">
        <w:rPr>
          <w:rFonts w:ascii="Arial Rounded MT Bold" w:eastAsia="Arial Rounded" w:hAnsi="Arial Rounded MT Bold" w:cs="Arial Rounded"/>
          <w:b/>
          <w:sz w:val="36"/>
          <w:szCs w:val="36"/>
        </w:rPr>
        <w:t xml:space="preserve"> BX becomes 0</w:t>
      </w:r>
    </w:p>
    <w:p w:rsidR="00EF37A2" w:rsidRPr="00BC78FF" w:rsidRDefault="00EF37A2" w:rsidP="003F712F">
      <w:pPr>
        <w:numPr>
          <w:ilvl w:val="0"/>
          <w:numId w:val="4"/>
        </w:numPr>
        <w:spacing w:line="254" w:lineRule="auto"/>
        <w:jc w:val="both"/>
        <w:rPr>
          <w:rFonts w:ascii="Arial Rounded MT Bold" w:hAnsi="Arial Rounded MT Bold"/>
          <w:b/>
          <w:sz w:val="36"/>
          <w:szCs w:val="36"/>
        </w:rPr>
      </w:pPr>
      <w:r w:rsidRPr="00BC78FF">
        <w:rPr>
          <w:rFonts w:ascii="Arial Rounded MT Bold" w:eastAsia="Arial Rounded" w:hAnsi="Arial Rounded MT Bold" w:cs="Arial Rounded"/>
          <w:b/>
          <w:sz w:val="36"/>
          <w:szCs w:val="36"/>
        </w:rPr>
        <w:t>Move BX to CX.</w:t>
      </w:r>
    </w:p>
    <w:p w:rsidR="003F712F" w:rsidRPr="00BC78FF" w:rsidRDefault="00EF37A2" w:rsidP="003F712F">
      <w:pPr>
        <w:numPr>
          <w:ilvl w:val="0"/>
          <w:numId w:val="4"/>
        </w:numPr>
        <w:spacing w:line="254" w:lineRule="auto"/>
        <w:jc w:val="both"/>
        <w:rPr>
          <w:rFonts w:ascii="Arial Rounded MT Bold" w:hAnsi="Arial Rounded MT Bold"/>
          <w:b/>
          <w:sz w:val="36"/>
          <w:szCs w:val="36"/>
        </w:rPr>
      </w:pPr>
      <w:r w:rsidRPr="00BC78FF">
        <w:rPr>
          <w:rFonts w:ascii="Arial Rounded MT Bold" w:eastAsia="Arial Rounded" w:hAnsi="Arial Rounded MT Bold" w:cs="Arial Rounded"/>
          <w:b/>
          <w:sz w:val="36"/>
          <w:szCs w:val="36"/>
        </w:rPr>
        <w:t>Divide BX with Accumulator  and store Remainder in BX</w:t>
      </w:r>
    </w:p>
    <w:p w:rsidR="00EF37A2" w:rsidRPr="00BC78FF" w:rsidRDefault="00EF37A2" w:rsidP="003F712F">
      <w:pPr>
        <w:numPr>
          <w:ilvl w:val="0"/>
          <w:numId w:val="4"/>
        </w:numPr>
        <w:spacing w:line="254" w:lineRule="auto"/>
        <w:jc w:val="both"/>
        <w:rPr>
          <w:rFonts w:ascii="Arial Rounded MT Bold" w:hAnsi="Arial Rounded MT Bold"/>
          <w:b/>
          <w:sz w:val="36"/>
          <w:szCs w:val="36"/>
        </w:rPr>
      </w:pPr>
      <w:r w:rsidRPr="00BC78FF">
        <w:rPr>
          <w:rFonts w:ascii="Arial Rounded MT Bold" w:eastAsia="Arial Rounded" w:hAnsi="Arial Rounded MT Bold" w:cs="Arial Rounded"/>
          <w:b/>
          <w:sz w:val="36"/>
          <w:szCs w:val="36"/>
        </w:rPr>
        <w:t>Move CX to AX and repeat the While loop</w:t>
      </w:r>
    </w:p>
    <w:p w:rsidR="003F712F" w:rsidRPr="00BC78FF" w:rsidRDefault="00EF37A2" w:rsidP="003F712F">
      <w:pPr>
        <w:numPr>
          <w:ilvl w:val="0"/>
          <w:numId w:val="4"/>
        </w:numPr>
        <w:spacing w:line="254" w:lineRule="auto"/>
        <w:jc w:val="both"/>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After the While loop ends the value in AX is HCF</w:t>
      </w:r>
    </w:p>
    <w:p w:rsidR="00EF37A2" w:rsidRPr="00BC78FF" w:rsidRDefault="00EF37A2" w:rsidP="003F712F">
      <w:pPr>
        <w:numPr>
          <w:ilvl w:val="0"/>
          <w:numId w:val="4"/>
        </w:numPr>
        <w:spacing w:line="254" w:lineRule="auto"/>
        <w:jc w:val="both"/>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Move the AX value into CX</w:t>
      </w:r>
    </w:p>
    <w:p w:rsidR="003F712F" w:rsidRPr="00BC78FF" w:rsidRDefault="00EF37A2" w:rsidP="003F712F">
      <w:pPr>
        <w:numPr>
          <w:ilvl w:val="0"/>
          <w:numId w:val="4"/>
        </w:numPr>
        <w:spacing w:line="254" w:lineRule="auto"/>
        <w:jc w:val="both"/>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 xml:space="preserve">Load Num1 to Accumulator and Num2 to the Base Register </w:t>
      </w:r>
    </w:p>
    <w:p w:rsidR="00EF37A2" w:rsidRPr="00BC78FF" w:rsidRDefault="00EF37A2" w:rsidP="003F712F">
      <w:pPr>
        <w:numPr>
          <w:ilvl w:val="0"/>
          <w:numId w:val="4"/>
        </w:numPr>
        <w:spacing w:line="254" w:lineRule="auto"/>
        <w:jc w:val="both"/>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Multiply Base Register with Accumulator</w:t>
      </w:r>
    </w:p>
    <w:p w:rsidR="00EF37A2" w:rsidRPr="00BC78FF" w:rsidRDefault="00EF37A2" w:rsidP="003F712F">
      <w:pPr>
        <w:numPr>
          <w:ilvl w:val="0"/>
          <w:numId w:val="4"/>
        </w:numPr>
        <w:spacing w:line="254" w:lineRule="auto"/>
        <w:jc w:val="both"/>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Divide the Accumulator with CX(HCF)</w:t>
      </w:r>
    </w:p>
    <w:p w:rsidR="00EF37A2" w:rsidRPr="00BC78FF" w:rsidRDefault="00EF37A2" w:rsidP="003F712F">
      <w:pPr>
        <w:numPr>
          <w:ilvl w:val="0"/>
          <w:numId w:val="4"/>
        </w:numPr>
        <w:spacing w:line="254" w:lineRule="auto"/>
        <w:jc w:val="both"/>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The value obtained is LCM(stored in AX)</w:t>
      </w:r>
    </w:p>
    <w:p w:rsidR="003F712F" w:rsidRPr="00BC78FF" w:rsidRDefault="003F712F" w:rsidP="003F712F">
      <w:pPr>
        <w:numPr>
          <w:ilvl w:val="0"/>
          <w:numId w:val="4"/>
        </w:numPr>
        <w:spacing w:after="160" w:line="254" w:lineRule="auto"/>
        <w:jc w:val="both"/>
        <w:rPr>
          <w:rFonts w:ascii="Arial Rounded MT Bold" w:hAnsi="Arial Rounded MT Bold"/>
          <w:b/>
          <w:sz w:val="36"/>
          <w:szCs w:val="36"/>
        </w:rPr>
      </w:pPr>
      <w:r w:rsidRPr="00BC78FF">
        <w:rPr>
          <w:rFonts w:ascii="Arial Rounded MT Bold" w:eastAsia="Arial Rounded" w:hAnsi="Arial Rounded MT Bold" w:cs="Arial Rounded"/>
          <w:b/>
          <w:sz w:val="36"/>
          <w:szCs w:val="36"/>
        </w:rPr>
        <w:t>Halt the overall process.</w:t>
      </w:r>
    </w:p>
    <w:p w:rsidR="003F712F" w:rsidRPr="00BC78FF" w:rsidRDefault="003F712F" w:rsidP="00027641">
      <w:pPr>
        <w:spacing w:after="160" w:line="254" w:lineRule="auto"/>
        <w:ind w:right="630"/>
        <w:jc w:val="center"/>
        <w:rPr>
          <w:rFonts w:ascii="Arial Rounded MT Bold" w:eastAsia="Arial Rounded" w:hAnsi="Arial Rounded MT Bold" w:cs="Arial Rounded"/>
          <w:b/>
          <w:color w:val="00B050"/>
          <w:sz w:val="40"/>
          <w:szCs w:val="40"/>
        </w:rPr>
      </w:pPr>
      <w:r w:rsidRPr="00BC78FF">
        <w:rPr>
          <w:rFonts w:ascii="Arial Rounded MT Bold" w:eastAsia="Arial Rounded" w:hAnsi="Arial Rounded MT Bold" w:cs="Arial Rounded"/>
          <w:b/>
          <w:color w:val="00B050"/>
          <w:sz w:val="40"/>
          <w:szCs w:val="40"/>
        </w:rPr>
        <w:lastRenderedPageBreak/>
        <w:t>Flow Chart:</w:t>
      </w:r>
      <w:r w:rsidR="00027641" w:rsidRPr="00BC78FF">
        <w:rPr>
          <w:rFonts w:ascii="Arial Rounded MT Bold" w:eastAsia="Arial Rounded" w:hAnsi="Arial Rounded MT Bold" w:cs="Arial Rounded"/>
          <w:b/>
          <w:noProof/>
          <w:color w:val="00B050"/>
          <w:sz w:val="40"/>
          <w:szCs w:val="40"/>
          <w:lang w:val="en-US" w:eastAsia="en-US"/>
        </w:rPr>
        <w:t xml:space="preserve"> </w:t>
      </w:r>
      <w:r w:rsidR="00027641" w:rsidRPr="00BC78FF">
        <w:rPr>
          <w:rFonts w:ascii="Arial Rounded MT Bold" w:eastAsia="Arial Rounded" w:hAnsi="Arial Rounded MT Bold" w:cs="Arial Rounded"/>
          <w:b/>
          <w:noProof/>
          <w:color w:val="00B050"/>
          <w:sz w:val="40"/>
          <w:szCs w:val="40"/>
          <w:lang w:val="en-US" w:eastAsia="en-US"/>
        </w:rPr>
        <w:drawing>
          <wp:inline distT="0" distB="0" distL="0" distR="0" wp14:anchorId="4B8D37F7" wp14:editId="03A8DF18">
            <wp:extent cx="5347970" cy="7530353"/>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R.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49469" cy="7532464"/>
                    </a:xfrm>
                    <a:prstGeom prst="rect">
                      <a:avLst/>
                    </a:prstGeom>
                  </pic:spPr>
                </pic:pic>
              </a:graphicData>
            </a:graphic>
          </wp:inline>
        </w:drawing>
      </w:r>
    </w:p>
    <w:p w:rsidR="003F712F" w:rsidRPr="00BC78FF" w:rsidRDefault="003F712F" w:rsidP="003F712F">
      <w:pPr>
        <w:spacing w:after="160" w:line="254" w:lineRule="auto"/>
        <w:rPr>
          <w:rFonts w:ascii="Arial Rounded MT Bold" w:eastAsia="Arial Rounded" w:hAnsi="Arial Rounded MT Bold" w:cs="Arial Rounded"/>
          <w:b/>
          <w:color w:val="244061"/>
          <w:sz w:val="40"/>
          <w:szCs w:val="40"/>
        </w:rPr>
      </w:pPr>
      <w:r w:rsidRPr="00BC78FF">
        <w:rPr>
          <w:rFonts w:ascii="Arial Rounded MT Bold" w:eastAsia="Arial Rounded" w:hAnsi="Arial Rounded MT Bold" w:cs="Arial Rounded"/>
          <w:b/>
          <w:color w:val="244061"/>
          <w:sz w:val="40"/>
          <w:szCs w:val="40"/>
        </w:rPr>
        <w:lastRenderedPageBreak/>
        <w:t>Design and Calculations:</w:t>
      </w:r>
    </w:p>
    <w:p w:rsidR="00476053" w:rsidRPr="00BC78FF" w:rsidRDefault="00476053" w:rsidP="00476053">
      <w:pPr>
        <w:spacing w:line="254" w:lineRule="auto"/>
        <w:jc w:val="both"/>
        <w:rPr>
          <w:rFonts w:ascii="Arial Rounded MT Bold" w:hAnsi="Arial Rounded MT Bold"/>
          <w:b/>
          <w:sz w:val="36"/>
          <w:szCs w:val="36"/>
        </w:rPr>
      </w:pPr>
      <w:r w:rsidRPr="00BC78FF">
        <w:rPr>
          <w:rFonts w:ascii="Arial Rounded MT Bold" w:eastAsia="Arial Rounded" w:hAnsi="Arial Rounded MT Bold" w:cs="Arial Rounded"/>
          <w:b/>
          <w:sz w:val="36"/>
          <w:szCs w:val="36"/>
        </w:rPr>
        <w:t xml:space="preserve">Input the values whose LCM and HCF is to be found into the Data </w:t>
      </w:r>
      <w:proofErr w:type="spellStart"/>
      <w:r w:rsidRPr="00BC78FF">
        <w:rPr>
          <w:rFonts w:ascii="Arial Rounded MT Bold" w:eastAsia="Arial Rounded" w:hAnsi="Arial Rounded MT Bold" w:cs="Arial Rounded"/>
          <w:b/>
          <w:sz w:val="36"/>
          <w:szCs w:val="36"/>
        </w:rPr>
        <w:t>Register</w:t>
      </w:r>
      <w:r w:rsidRPr="00BC78FF">
        <w:rPr>
          <w:rFonts w:ascii="Arial Rounded MT Bold" w:hAnsi="Arial Rounded MT Bold"/>
          <w:b/>
          <w:sz w:val="36"/>
          <w:szCs w:val="36"/>
        </w:rPr>
        <w:t>.</w:t>
      </w:r>
      <w:r w:rsidRPr="00BC78FF">
        <w:rPr>
          <w:rFonts w:ascii="Arial Rounded MT Bold" w:eastAsia="Arial Rounded" w:hAnsi="Arial Rounded MT Bold" w:cs="Arial Rounded"/>
          <w:b/>
          <w:sz w:val="36"/>
          <w:szCs w:val="36"/>
        </w:rPr>
        <w:t>Move</w:t>
      </w:r>
      <w:proofErr w:type="spellEnd"/>
      <w:r w:rsidRPr="00BC78FF">
        <w:rPr>
          <w:rFonts w:ascii="Arial Rounded MT Bold" w:eastAsia="Arial Rounded" w:hAnsi="Arial Rounded MT Bold" w:cs="Arial Rounded"/>
          <w:b/>
          <w:sz w:val="36"/>
          <w:szCs w:val="36"/>
        </w:rPr>
        <w:t xml:space="preserve"> the first value to </w:t>
      </w:r>
      <w:ins w:id="1" w:author="Nikhitha Alokam" w:date="2021-09-20T13:36:00Z">
        <w:r w:rsidRPr="00BC78FF">
          <w:rPr>
            <w:rFonts w:ascii="Arial Rounded MT Bold" w:eastAsia="Arial Rounded" w:hAnsi="Arial Rounded MT Bold" w:cs="Arial Rounded"/>
            <w:b/>
            <w:sz w:val="36"/>
            <w:szCs w:val="36"/>
          </w:rPr>
          <w:t xml:space="preserve"> </w:t>
        </w:r>
      </w:ins>
      <w:r w:rsidRPr="00BC78FF">
        <w:rPr>
          <w:rFonts w:ascii="Arial Rounded MT Bold" w:eastAsia="Arial Rounded" w:hAnsi="Arial Rounded MT Bold" w:cs="Arial Rounded"/>
          <w:b/>
          <w:sz w:val="36"/>
          <w:szCs w:val="36"/>
        </w:rPr>
        <w:t xml:space="preserve">accumulator register (AX).Move the second value(Signed value) to Base register (BX).Create a while loop until </w:t>
      </w:r>
      <w:proofErr w:type="spellStart"/>
      <w:r w:rsidRPr="00BC78FF">
        <w:rPr>
          <w:rFonts w:ascii="Arial Rounded MT Bold" w:eastAsia="Arial Rounded" w:hAnsi="Arial Rounded MT Bold" w:cs="Arial Rounded"/>
          <w:b/>
          <w:sz w:val="36"/>
          <w:szCs w:val="36"/>
        </w:rPr>
        <w:t>until</w:t>
      </w:r>
      <w:proofErr w:type="spellEnd"/>
      <w:r w:rsidRPr="00BC78FF">
        <w:rPr>
          <w:rFonts w:ascii="Arial Rounded MT Bold" w:eastAsia="Arial Rounded" w:hAnsi="Arial Rounded MT Bold" w:cs="Arial Rounded"/>
          <w:b/>
          <w:sz w:val="36"/>
          <w:szCs w:val="36"/>
        </w:rPr>
        <w:t xml:space="preserve"> BX becomes 0</w:t>
      </w:r>
      <w:r w:rsidRPr="00BC78FF">
        <w:rPr>
          <w:rFonts w:ascii="Arial Rounded MT Bold" w:hAnsi="Arial Rounded MT Bold"/>
          <w:b/>
          <w:sz w:val="36"/>
          <w:szCs w:val="36"/>
        </w:rPr>
        <w:t>.</w:t>
      </w:r>
      <w:r w:rsidRPr="00BC78FF">
        <w:rPr>
          <w:rFonts w:ascii="Arial Rounded MT Bold" w:eastAsia="Arial Rounded" w:hAnsi="Arial Rounded MT Bold" w:cs="Arial Rounded"/>
          <w:b/>
          <w:sz w:val="36"/>
          <w:szCs w:val="36"/>
        </w:rPr>
        <w:t>Move BX to CX.</w:t>
      </w:r>
    </w:p>
    <w:p w:rsidR="00476053" w:rsidRPr="00BC78FF" w:rsidRDefault="00476053" w:rsidP="00476053">
      <w:pPr>
        <w:spacing w:line="254" w:lineRule="auto"/>
        <w:jc w:val="both"/>
        <w:rPr>
          <w:rFonts w:ascii="Arial Rounded MT Bold" w:hAnsi="Arial Rounded MT Bold"/>
          <w:b/>
          <w:sz w:val="36"/>
          <w:szCs w:val="36"/>
        </w:rPr>
      </w:pPr>
      <w:r w:rsidRPr="00BC78FF">
        <w:rPr>
          <w:rFonts w:ascii="Arial Rounded MT Bold" w:eastAsia="Arial Rounded" w:hAnsi="Arial Rounded MT Bold" w:cs="Arial Rounded"/>
          <w:b/>
          <w:sz w:val="36"/>
          <w:szCs w:val="36"/>
        </w:rPr>
        <w:t xml:space="preserve">Divide BX with Accumulator  and store Remainder in </w:t>
      </w:r>
      <w:proofErr w:type="spellStart"/>
      <w:r w:rsidRPr="00BC78FF">
        <w:rPr>
          <w:rFonts w:ascii="Arial Rounded MT Bold" w:eastAsia="Arial Rounded" w:hAnsi="Arial Rounded MT Bold" w:cs="Arial Rounded"/>
          <w:b/>
          <w:sz w:val="36"/>
          <w:szCs w:val="36"/>
        </w:rPr>
        <w:t>BX</w:t>
      </w:r>
      <w:r w:rsidRPr="00BC78FF">
        <w:rPr>
          <w:rFonts w:ascii="Arial Rounded MT Bold" w:hAnsi="Arial Rounded MT Bold"/>
          <w:b/>
          <w:sz w:val="36"/>
          <w:szCs w:val="36"/>
        </w:rPr>
        <w:t>.</w:t>
      </w:r>
      <w:r w:rsidRPr="00BC78FF">
        <w:rPr>
          <w:rFonts w:ascii="Arial Rounded MT Bold" w:eastAsia="Arial Rounded" w:hAnsi="Arial Rounded MT Bold" w:cs="Arial Rounded"/>
          <w:b/>
          <w:sz w:val="36"/>
          <w:szCs w:val="36"/>
        </w:rPr>
        <w:t>Move</w:t>
      </w:r>
      <w:proofErr w:type="spellEnd"/>
      <w:r w:rsidRPr="00BC78FF">
        <w:rPr>
          <w:rFonts w:ascii="Arial Rounded MT Bold" w:eastAsia="Arial Rounded" w:hAnsi="Arial Rounded MT Bold" w:cs="Arial Rounded"/>
          <w:b/>
          <w:sz w:val="36"/>
          <w:szCs w:val="36"/>
        </w:rPr>
        <w:t xml:space="preserve"> CX to AX and repeat the While </w:t>
      </w:r>
      <w:proofErr w:type="spellStart"/>
      <w:r w:rsidRPr="00BC78FF">
        <w:rPr>
          <w:rFonts w:ascii="Arial Rounded MT Bold" w:eastAsia="Arial Rounded" w:hAnsi="Arial Rounded MT Bold" w:cs="Arial Rounded"/>
          <w:b/>
          <w:sz w:val="36"/>
          <w:szCs w:val="36"/>
        </w:rPr>
        <w:t>loop</w:t>
      </w:r>
      <w:r w:rsidRPr="00BC78FF">
        <w:rPr>
          <w:rFonts w:ascii="Arial Rounded MT Bold" w:hAnsi="Arial Rounded MT Bold"/>
          <w:b/>
          <w:sz w:val="36"/>
          <w:szCs w:val="36"/>
        </w:rPr>
        <w:t>.</w:t>
      </w:r>
      <w:r w:rsidRPr="00BC78FF">
        <w:rPr>
          <w:rFonts w:ascii="Arial Rounded MT Bold" w:eastAsia="Arial Rounded" w:hAnsi="Arial Rounded MT Bold" w:cs="Arial Rounded"/>
          <w:b/>
          <w:sz w:val="36"/>
          <w:szCs w:val="36"/>
        </w:rPr>
        <w:t>After</w:t>
      </w:r>
      <w:proofErr w:type="spellEnd"/>
      <w:r w:rsidRPr="00BC78FF">
        <w:rPr>
          <w:rFonts w:ascii="Arial Rounded MT Bold" w:eastAsia="Arial Rounded" w:hAnsi="Arial Rounded MT Bold" w:cs="Arial Rounded"/>
          <w:b/>
          <w:sz w:val="36"/>
          <w:szCs w:val="36"/>
        </w:rPr>
        <w:t xml:space="preserve"> the While loop ends the value in AX is </w:t>
      </w:r>
      <w:proofErr w:type="spellStart"/>
      <w:r w:rsidRPr="00BC78FF">
        <w:rPr>
          <w:rFonts w:ascii="Arial Rounded MT Bold" w:eastAsia="Arial Rounded" w:hAnsi="Arial Rounded MT Bold" w:cs="Arial Rounded"/>
          <w:b/>
          <w:sz w:val="36"/>
          <w:szCs w:val="36"/>
        </w:rPr>
        <w:t>HCF</w:t>
      </w:r>
      <w:r w:rsidRPr="00BC78FF">
        <w:rPr>
          <w:rFonts w:ascii="Arial Rounded MT Bold" w:hAnsi="Arial Rounded MT Bold"/>
          <w:b/>
          <w:sz w:val="36"/>
          <w:szCs w:val="36"/>
        </w:rPr>
        <w:t>.</w:t>
      </w:r>
      <w:r w:rsidRPr="00BC78FF">
        <w:rPr>
          <w:rFonts w:ascii="Arial Rounded MT Bold" w:eastAsia="Arial Rounded" w:hAnsi="Arial Rounded MT Bold" w:cs="Arial Rounded"/>
          <w:b/>
          <w:sz w:val="36"/>
          <w:szCs w:val="36"/>
        </w:rPr>
        <w:t>Move</w:t>
      </w:r>
      <w:proofErr w:type="spellEnd"/>
      <w:r w:rsidRPr="00BC78FF">
        <w:rPr>
          <w:rFonts w:ascii="Arial Rounded MT Bold" w:eastAsia="Arial Rounded" w:hAnsi="Arial Rounded MT Bold" w:cs="Arial Rounded"/>
          <w:b/>
          <w:sz w:val="36"/>
          <w:szCs w:val="36"/>
        </w:rPr>
        <w:t xml:space="preserve"> the AX value into </w:t>
      </w:r>
      <w:proofErr w:type="spellStart"/>
      <w:r w:rsidRPr="00BC78FF">
        <w:rPr>
          <w:rFonts w:ascii="Arial Rounded MT Bold" w:eastAsia="Arial Rounded" w:hAnsi="Arial Rounded MT Bold" w:cs="Arial Rounded"/>
          <w:b/>
          <w:sz w:val="36"/>
          <w:szCs w:val="36"/>
        </w:rPr>
        <w:t>CX</w:t>
      </w:r>
      <w:r w:rsidRPr="00BC78FF">
        <w:rPr>
          <w:rFonts w:ascii="Arial Rounded MT Bold" w:hAnsi="Arial Rounded MT Bold"/>
          <w:b/>
          <w:sz w:val="36"/>
          <w:szCs w:val="36"/>
        </w:rPr>
        <w:t>.</w:t>
      </w:r>
      <w:r w:rsidRPr="00BC78FF">
        <w:rPr>
          <w:rFonts w:ascii="Arial Rounded MT Bold" w:eastAsia="Arial Rounded" w:hAnsi="Arial Rounded MT Bold" w:cs="Arial Rounded"/>
          <w:b/>
          <w:sz w:val="36"/>
          <w:szCs w:val="36"/>
        </w:rPr>
        <w:t>Load</w:t>
      </w:r>
      <w:proofErr w:type="spellEnd"/>
      <w:r w:rsidRPr="00BC78FF">
        <w:rPr>
          <w:rFonts w:ascii="Arial Rounded MT Bold" w:eastAsia="Arial Rounded" w:hAnsi="Arial Rounded MT Bold" w:cs="Arial Rounded"/>
          <w:b/>
          <w:sz w:val="36"/>
          <w:szCs w:val="36"/>
        </w:rPr>
        <w:t xml:space="preserve"> Num1 to Accumulator and Num2 to the Base Register </w:t>
      </w:r>
      <w:r w:rsidRPr="00BC78FF">
        <w:rPr>
          <w:rFonts w:ascii="Arial Rounded MT Bold" w:hAnsi="Arial Rounded MT Bold"/>
          <w:b/>
          <w:sz w:val="36"/>
          <w:szCs w:val="36"/>
        </w:rPr>
        <w:t>.</w:t>
      </w:r>
      <w:r w:rsidRPr="00BC78FF">
        <w:rPr>
          <w:rFonts w:ascii="Arial Rounded MT Bold" w:eastAsia="Arial Rounded" w:hAnsi="Arial Rounded MT Bold" w:cs="Arial Rounded"/>
          <w:b/>
          <w:sz w:val="36"/>
          <w:szCs w:val="36"/>
        </w:rPr>
        <w:t xml:space="preserve">Multiply Base Register with </w:t>
      </w:r>
      <w:proofErr w:type="spellStart"/>
      <w:r w:rsidRPr="00BC78FF">
        <w:rPr>
          <w:rFonts w:ascii="Arial Rounded MT Bold" w:eastAsia="Arial Rounded" w:hAnsi="Arial Rounded MT Bold" w:cs="Arial Rounded"/>
          <w:b/>
          <w:sz w:val="36"/>
          <w:szCs w:val="36"/>
        </w:rPr>
        <w:t>Accumulator</w:t>
      </w:r>
      <w:r w:rsidRPr="00BC78FF">
        <w:rPr>
          <w:rFonts w:ascii="Arial Rounded MT Bold" w:hAnsi="Arial Rounded MT Bold"/>
          <w:b/>
          <w:sz w:val="36"/>
          <w:szCs w:val="36"/>
        </w:rPr>
        <w:t>.</w:t>
      </w:r>
      <w:r w:rsidRPr="00BC78FF">
        <w:rPr>
          <w:rFonts w:ascii="Arial Rounded MT Bold" w:eastAsia="Arial Rounded" w:hAnsi="Arial Rounded MT Bold" w:cs="Arial Rounded"/>
          <w:b/>
          <w:sz w:val="36"/>
          <w:szCs w:val="36"/>
        </w:rPr>
        <w:t>Divide</w:t>
      </w:r>
      <w:proofErr w:type="spellEnd"/>
      <w:r w:rsidRPr="00BC78FF">
        <w:rPr>
          <w:rFonts w:ascii="Arial Rounded MT Bold" w:eastAsia="Arial Rounded" w:hAnsi="Arial Rounded MT Bold" w:cs="Arial Rounded"/>
          <w:b/>
          <w:sz w:val="36"/>
          <w:szCs w:val="36"/>
        </w:rPr>
        <w:t xml:space="preserve"> the Accumulator with CX(HCF)</w:t>
      </w:r>
      <w:r w:rsidRPr="00BC78FF">
        <w:rPr>
          <w:rFonts w:ascii="Arial Rounded MT Bold" w:hAnsi="Arial Rounded MT Bold"/>
          <w:b/>
          <w:sz w:val="36"/>
          <w:szCs w:val="36"/>
        </w:rPr>
        <w:t>.</w:t>
      </w:r>
      <w:r w:rsidRPr="00BC78FF">
        <w:rPr>
          <w:rFonts w:ascii="Arial Rounded MT Bold" w:eastAsia="Arial Rounded" w:hAnsi="Arial Rounded MT Bold" w:cs="Arial Rounded"/>
          <w:b/>
          <w:sz w:val="36"/>
          <w:szCs w:val="36"/>
        </w:rPr>
        <w:t>The value obtained is LCM(stored in AX)</w:t>
      </w:r>
      <w:r w:rsidR="00F17E25" w:rsidRPr="00F17E25">
        <w:rPr>
          <w:rFonts w:ascii="Arial Rounded MT Bold" w:eastAsia="Arial Rounded" w:hAnsi="Arial Rounded MT Bold" w:cs="Arial Rounded"/>
          <w:b/>
          <w:noProof/>
          <w:sz w:val="36"/>
          <w:szCs w:val="36"/>
          <w:lang w:val="en-US" w:eastAsia="en-US"/>
        </w:rPr>
        <w:t xml:space="preserve"> </w:t>
      </w:r>
      <w:r w:rsidR="00F17E25">
        <w:rPr>
          <w:rFonts w:ascii="Arial Rounded MT Bold" w:eastAsia="Arial Rounded" w:hAnsi="Arial Rounded MT Bold" w:cs="Arial Rounded"/>
          <w:b/>
          <w:noProof/>
          <w:sz w:val="36"/>
          <w:szCs w:val="36"/>
          <w:lang w:val="en-US" w:eastAsia="en-US"/>
        </w:rPr>
        <w:drawing>
          <wp:inline distT="0" distB="0" distL="0" distR="0" wp14:anchorId="43205DA7" wp14:editId="4BB5A05E">
            <wp:extent cx="5943600" cy="36810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21-10-11 at 12.36.16 (2).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81095"/>
                    </a:xfrm>
                    <a:prstGeom prst="rect">
                      <a:avLst/>
                    </a:prstGeom>
                  </pic:spPr>
                </pic:pic>
              </a:graphicData>
            </a:graphic>
          </wp:inline>
        </w:drawing>
      </w:r>
    </w:p>
    <w:p w:rsidR="003F712F" w:rsidRPr="00BC78FF" w:rsidRDefault="003F712F" w:rsidP="003F712F">
      <w:pPr>
        <w:spacing w:after="160" w:line="254" w:lineRule="auto"/>
        <w:jc w:val="center"/>
        <w:rPr>
          <w:rFonts w:ascii="Arial Rounded MT Bold" w:eastAsia="Arial Rounded" w:hAnsi="Arial Rounded MT Bold" w:cs="Arial Rounded"/>
          <w:b/>
          <w:sz w:val="36"/>
          <w:szCs w:val="36"/>
        </w:rPr>
      </w:pPr>
    </w:p>
    <w:p w:rsidR="00F17E25" w:rsidRDefault="00F17E25" w:rsidP="003F712F">
      <w:pPr>
        <w:spacing w:after="160" w:line="254" w:lineRule="auto"/>
        <w:rPr>
          <w:rFonts w:ascii="Arial Rounded MT Bold" w:eastAsia="Arial Rounded" w:hAnsi="Arial Rounded MT Bold" w:cs="Arial Rounded"/>
          <w:b/>
          <w:sz w:val="36"/>
          <w:szCs w:val="36"/>
        </w:rPr>
      </w:pPr>
    </w:p>
    <w:p w:rsidR="003F712F" w:rsidRPr="00BC78FF" w:rsidRDefault="003F712F" w:rsidP="003F712F">
      <w:pPr>
        <w:spacing w:after="160" w:line="254" w:lineRule="auto"/>
        <w:rPr>
          <w:rFonts w:ascii="Arial Rounded MT Bold" w:eastAsia="Arial Rounded" w:hAnsi="Arial Rounded MT Bold" w:cs="Arial Rounded"/>
          <w:b/>
          <w:color w:val="244061"/>
          <w:sz w:val="40"/>
          <w:szCs w:val="40"/>
        </w:rPr>
      </w:pPr>
      <w:r w:rsidRPr="00BC78FF">
        <w:rPr>
          <w:rFonts w:ascii="Arial Rounded MT Bold" w:eastAsia="Arial Rounded" w:hAnsi="Arial Rounded MT Bold" w:cs="Arial Rounded"/>
          <w:b/>
          <w:color w:val="244061"/>
          <w:sz w:val="40"/>
          <w:szCs w:val="40"/>
        </w:rPr>
        <w:lastRenderedPageBreak/>
        <w:t>Program Code:</w:t>
      </w:r>
    </w:p>
    <w:p w:rsidR="003F712F" w:rsidRPr="00BC78FF" w:rsidRDefault="003F712F" w:rsidP="003F712F">
      <w:pPr>
        <w:spacing w:after="160" w:line="254" w:lineRule="auto"/>
        <w:rPr>
          <w:rFonts w:ascii="Arial Rounded MT Bold" w:eastAsia="Arial Rounded" w:hAnsi="Arial Rounded MT Bold" w:cs="Arial Rounded"/>
          <w:b/>
          <w:sz w:val="34"/>
          <w:szCs w:val="34"/>
        </w:rPr>
      </w:pPr>
      <w:r w:rsidRPr="00BC78FF">
        <w:rPr>
          <w:rFonts w:ascii="Arial Rounded MT Bold" w:eastAsia="Arial Rounded" w:hAnsi="Arial Rounded MT Bold" w:cs="Arial Rounded"/>
          <w:b/>
          <w:sz w:val="34"/>
          <w:szCs w:val="34"/>
        </w:rPr>
        <w:t>ASSUME CS</w:t>
      </w:r>
      <w:proofErr w:type="gramStart"/>
      <w:r w:rsidRPr="00BC78FF">
        <w:rPr>
          <w:rFonts w:ascii="Arial Rounded MT Bold" w:eastAsia="Arial Rounded" w:hAnsi="Arial Rounded MT Bold" w:cs="Arial Rounded"/>
          <w:b/>
          <w:sz w:val="34"/>
          <w:szCs w:val="34"/>
        </w:rPr>
        <w:t>:CODE</w:t>
      </w:r>
      <w:proofErr w:type="gramEnd"/>
      <w:r w:rsidRPr="00BC78FF">
        <w:rPr>
          <w:rFonts w:ascii="Arial Rounded MT Bold" w:eastAsia="Arial Rounded" w:hAnsi="Arial Rounded MT Bold" w:cs="Arial Rounded"/>
          <w:b/>
          <w:sz w:val="34"/>
          <w:szCs w:val="34"/>
        </w:rPr>
        <w:t xml:space="preserve"> DS:DATA</w:t>
      </w:r>
    </w:p>
    <w:p w:rsidR="005C29C6" w:rsidRPr="00BC78FF" w:rsidRDefault="005C29C6" w:rsidP="005C29C6">
      <w:pPr>
        <w:spacing w:after="160" w:line="254" w:lineRule="auto"/>
        <w:rPr>
          <w:rFonts w:ascii="Arial Rounded MT Bold" w:eastAsia="Arial Rounded" w:hAnsi="Arial Rounded MT Bold" w:cs="Arial Rounded"/>
          <w:b/>
          <w:sz w:val="34"/>
          <w:szCs w:val="34"/>
        </w:rPr>
      </w:pPr>
      <w:r w:rsidRPr="00BC78FF">
        <w:rPr>
          <w:rFonts w:ascii="Arial Rounded MT Bold" w:eastAsia="Arial Rounded" w:hAnsi="Arial Rounded MT Bold" w:cs="Arial Rounded"/>
          <w:b/>
          <w:sz w:val="34"/>
          <w:szCs w:val="34"/>
        </w:rPr>
        <w:t>DATA SEGMENT</w:t>
      </w:r>
    </w:p>
    <w:p w:rsidR="005C29C6" w:rsidRPr="00BC78FF" w:rsidRDefault="005C29C6" w:rsidP="005C29C6">
      <w:pPr>
        <w:spacing w:after="160" w:line="254" w:lineRule="auto"/>
        <w:rPr>
          <w:rFonts w:ascii="Arial Rounded MT Bold" w:eastAsia="Arial Rounded" w:hAnsi="Arial Rounded MT Bold" w:cs="Arial Rounded"/>
          <w:b/>
          <w:sz w:val="34"/>
          <w:szCs w:val="34"/>
        </w:rPr>
      </w:pPr>
      <w:r w:rsidRPr="00BC78FF">
        <w:rPr>
          <w:rFonts w:ascii="Arial Rounded MT Bold" w:eastAsia="Arial Rounded" w:hAnsi="Arial Rounded MT Bold" w:cs="Arial Rounded"/>
          <w:b/>
          <w:sz w:val="34"/>
          <w:szCs w:val="34"/>
        </w:rPr>
        <w:t>NUM1 DW 24H</w:t>
      </w:r>
    </w:p>
    <w:p w:rsidR="005C29C6" w:rsidRPr="00BC78FF" w:rsidRDefault="005C29C6" w:rsidP="005C29C6">
      <w:pPr>
        <w:spacing w:after="160" w:line="254" w:lineRule="auto"/>
        <w:rPr>
          <w:rFonts w:ascii="Arial Rounded MT Bold" w:eastAsia="Arial Rounded" w:hAnsi="Arial Rounded MT Bold" w:cs="Arial Rounded"/>
          <w:b/>
          <w:sz w:val="34"/>
          <w:szCs w:val="34"/>
        </w:rPr>
      </w:pPr>
      <w:r w:rsidRPr="00BC78FF">
        <w:rPr>
          <w:rFonts w:ascii="Arial Rounded MT Bold" w:eastAsia="Arial Rounded" w:hAnsi="Arial Rounded MT Bold" w:cs="Arial Rounded"/>
          <w:b/>
          <w:sz w:val="34"/>
          <w:szCs w:val="34"/>
        </w:rPr>
        <w:t>NUM2 DW 0FH</w:t>
      </w:r>
    </w:p>
    <w:p w:rsidR="005C29C6" w:rsidRPr="00BC78FF" w:rsidRDefault="005C29C6" w:rsidP="005C29C6">
      <w:pPr>
        <w:spacing w:after="160" w:line="254" w:lineRule="auto"/>
        <w:rPr>
          <w:rFonts w:ascii="Arial Rounded MT Bold" w:eastAsia="Arial Rounded" w:hAnsi="Arial Rounded MT Bold" w:cs="Arial Rounded"/>
          <w:b/>
          <w:sz w:val="34"/>
          <w:szCs w:val="34"/>
        </w:rPr>
      </w:pPr>
      <w:r w:rsidRPr="00BC78FF">
        <w:rPr>
          <w:rFonts w:ascii="Arial Rounded MT Bold" w:eastAsia="Arial Rounded" w:hAnsi="Arial Rounded MT Bold" w:cs="Arial Rounded"/>
          <w:b/>
          <w:sz w:val="34"/>
          <w:szCs w:val="34"/>
        </w:rPr>
        <w:t xml:space="preserve">HCF </w:t>
      </w:r>
      <w:proofErr w:type="gramStart"/>
      <w:r w:rsidRPr="00BC78FF">
        <w:rPr>
          <w:rFonts w:ascii="Arial Rounded MT Bold" w:eastAsia="Arial Rounded" w:hAnsi="Arial Rounded MT Bold" w:cs="Arial Rounded"/>
          <w:b/>
          <w:sz w:val="34"/>
          <w:szCs w:val="34"/>
        </w:rPr>
        <w:t>DW ?</w:t>
      </w:r>
      <w:proofErr w:type="gramEnd"/>
    </w:p>
    <w:p w:rsidR="005C29C6" w:rsidRPr="00BC78FF" w:rsidRDefault="005C29C6" w:rsidP="005C29C6">
      <w:pPr>
        <w:spacing w:after="160" w:line="254" w:lineRule="auto"/>
        <w:rPr>
          <w:rFonts w:ascii="Arial Rounded MT Bold" w:eastAsia="Arial Rounded" w:hAnsi="Arial Rounded MT Bold" w:cs="Arial Rounded"/>
          <w:b/>
          <w:sz w:val="34"/>
          <w:szCs w:val="34"/>
        </w:rPr>
      </w:pPr>
      <w:r w:rsidRPr="00BC78FF">
        <w:rPr>
          <w:rFonts w:ascii="Arial Rounded MT Bold" w:eastAsia="Arial Rounded" w:hAnsi="Arial Rounded MT Bold" w:cs="Arial Rounded"/>
          <w:b/>
          <w:sz w:val="34"/>
          <w:szCs w:val="34"/>
        </w:rPr>
        <w:t xml:space="preserve">LCM </w:t>
      </w:r>
      <w:proofErr w:type="gramStart"/>
      <w:r w:rsidRPr="00BC78FF">
        <w:rPr>
          <w:rFonts w:ascii="Arial Rounded MT Bold" w:eastAsia="Arial Rounded" w:hAnsi="Arial Rounded MT Bold" w:cs="Arial Rounded"/>
          <w:b/>
          <w:sz w:val="34"/>
          <w:szCs w:val="34"/>
        </w:rPr>
        <w:t>DW ?</w:t>
      </w:r>
      <w:proofErr w:type="gramEnd"/>
    </w:p>
    <w:p w:rsidR="005C29C6" w:rsidRPr="00BC78FF" w:rsidRDefault="005C29C6" w:rsidP="005C29C6">
      <w:pPr>
        <w:spacing w:after="160" w:line="254" w:lineRule="auto"/>
        <w:rPr>
          <w:rFonts w:ascii="Arial Rounded MT Bold" w:eastAsia="Arial Rounded" w:hAnsi="Arial Rounded MT Bold" w:cs="Arial Rounded"/>
          <w:b/>
          <w:sz w:val="34"/>
          <w:szCs w:val="34"/>
        </w:rPr>
      </w:pPr>
      <w:r w:rsidRPr="00BC78FF">
        <w:rPr>
          <w:rFonts w:ascii="Arial Rounded MT Bold" w:eastAsia="Arial Rounded" w:hAnsi="Arial Rounded MT Bold" w:cs="Arial Rounded"/>
          <w:b/>
          <w:sz w:val="34"/>
          <w:szCs w:val="34"/>
        </w:rPr>
        <w:t>ENDS</w:t>
      </w:r>
    </w:p>
    <w:p w:rsidR="005C29C6" w:rsidRPr="00BC78FF" w:rsidRDefault="005C29C6" w:rsidP="005C29C6">
      <w:pPr>
        <w:spacing w:after="160" w:line="254" w:lineRule="auto"/>
        <w:rPr>
          <w:rFonts w:ascii="Arial Rounded MT Bold" w:eastAsia="Arial Rounded" w:hAnsi="Arial Rounded MT Bold" w:cs="Arial Rounded"/>
          <w:b/>
          <w:sz w:val="34"/>
          <w:szCs w:val="34"/>
        </w:rPr>
      </w:pPr>
      <w:r w:rsidRPr="00BC78FF">
        <w:rPr>
          <w:rFonts w:ascii="Arial Rounded MT Bold" w:eastAsia="Arial Rounded" w:hAnsi="Arial Rounded MT Bold" w:cs="Arial Rounded"/>
          <w:b/>
          <w:sz w:val="34"/>
          <w:szCs w:val="34"/>
        </w:rPr>
        <w:t>CODE SEGMENT</w:t>
      </w:r>
    </w:p>
    <w:p w:rsidR="005C29C6" w:rsidRPr="00BC78FF" w:rsidRDefault="005C29C6" w:rsidP="005C29C6">
      <w:pPr>
        <w:spacing w:after="160" w:line="254" w:lineRule="auto"/>
        <w:rPr>
          <w:rFonts w:ascii="Arial Rounded MT Bold" w:eastAsia="Arial Rounded" w:hAnsi="Arial Rounded MT Bold" w:cs="Arial Rounded"/>
          <w:b/>
          <w:sz w:val="34"/>
          <w:szCs w:val="34"/>
        </w:rPr>
      </w:pPr>
      <w:r w:rsidRPr="00BC78FF">
        <w:rPr>
          <w:rFonts w:ascii="Arial Rounded MT Bold" w:eastAsia="Arial Rounded" w:hAnsi="Arial Rounded MT Bold" w:cs="Arial Rounded"/>
          <w:b/>
          <w:sz w:val="34"/>
          <w:szCs w:val="34"/>
        </w:rPr>
        <w:t>ASSUME DS</w:t>
      </w:r>
      <w:proofErr w:type="gramStart"/>
      <w:r w:rsidRPr="00BC78FF">
        <w:rPr>
          <w:rFonts w:ascii="Arial Rounded MT Bold" w:eastAsia="Arial Rounded" w:hAnsi="Arial Rounded MT Bold" w:cs="Arial Rounded"/>
          <w:b/>
          <w:sz w:val="34"/>
          <w:szCs w:val="34"/>
        </w:rPr>
        <w:t>:DATA</w:t>
      </w:r>
      <w:proofErr w:type="gramEnd"/>
      <w:r w:rsidRPr="00BC78FF">
        <w:rPr>
          <w:rFonts w:ascii="Arial Rounded MT Bold" w:eastAsia="Arial Rounded" w:hAnsi="Arial Rounded MT Bold" w:cs="Arial Rounded"/>
          <w:b/>
          <w:sz w:val="34"/>
          <w:szCs w:val="34"/>
        </w:rPr>
        <w:t xml:space="preserve"> CS:CODE</w:t>
      </w:r>
    </w:p>
    <w:p w:rsidR="005C29C6" w:rsidRPr="00BC78FF" w:rsidRDefault="005C29C6" w:rsidP="005C29C6">
      <w:pPr>
        <w:spacing w:after="160" w:line="254" w:lineRule="auto"/>
        <w:rPr>
          <w:rFonts w:ascii="Arial Rounded MT Bold" w:eastAsia="Arial Rounded" w:hAnsi="Arial Rounded MT Bold" w:cs="Arial Rounded"/>
          <w:b/>
          <w:sz w:val="34"/>
          <w:szCs w:val="34"/>
        </w:rPr>
      </w:pPr>
      <w:r w:rsidRPr="00BC78FF">
        <w:rPr>
          <w:rFonts w:ascii="Arial Rounded MT Bold" w:eastAsia="Arial Rounded" w:hAnsi="Arial Rounded MT Bold" w:cs="Arial Rounded"/>
          <w:b/>
          <w:sz w:val="34"/>
          <w:szCs w:val="34"/>
        </w:rPr>
        <w:t>START:</w:t>
      </w:r>
    </w:p>
    <w:p w:rsidR="005C29C6" w:rsidRPr="00BC78FF" w:rsidRDefault="005C29C6" w:rsidP="005C29C6">
      <w:pPr>
        <w:spacing w:after="160" w:line="254" w:lineRule="auto"/>
        <w:rPr>
          <w:rFonts w:ascii="Arial Rounded MT Bold" w:eastAsia="Arial Rounded" w:hAnsi="Arial Rounded MT Bold" w:cs="Arial Rounded"/>
          <w:b/>
          <w:sz w:val="34"/>
          <w:szCs w:val="34"/>
        </w:rPr>
      </w:pPr>
      <w:r w:rsidRPr="00BC78FF">
        <w:rPr>
          <w:rFonts w:ascii="Arial Rounded MT Bold" w:eastAsia="Arial Rounded" w:hAnsi="Arial Rounded MT Bold" w:cs="Arial Rounded"/>
          <w:b/>
          <w:sz w:val="34"/>
          <w:szCs w:val="34"/>
        </w:rPr>
        <w:t>MOV AX</w:t>
      </w:r>
      <w:proofErr w:type="gramStart"/>
      <w:r w:rsidRPr="00BC78FF">
        <w:rPr>
          <w:rFonts w:ascii="Arial Rounded MT Bold" w:eastAsia="Arial Rounded" w:hAnsi="Arial Rounded MT Bold" w:cs="Arial Rounded"/>
          <w:b/>
          <w:sz w:val="34"/>
          <w:szCs w:val="34"/>
        </w:rPr>
        <w:t>,DATA</w:t>
      </w:r>
      <w:proofErr w:type="gramEnd"/>
    </w:p>
    <w:p w:rsidR="005C29C6" w:rsidRPr="00BC78FF" w:rsidRDefault="005C29C6" w:rsidP="005C29C6">
      <w:pPr>
        <w:spacing w:after="160" w:line="254" w:lineRule="auto"/>
        <w:rPr>
          <w:rFonts w:ascii="Arial Rounded MT Bold" w:eastAsia="Arial Rounded" w:hAnsi="Arial Rounded MT Bold" w:cs="Arial Rounded"/>
          <w:b/>
          <w:sz w:val="34"/>
          <w:szCs w:val="34"/>
        </w:rPr>
      </w:pPr>
      <w:r w:rsidRPr="00BC78FF">
        <w:rPr>
          <w:rFonts w:ascii="Arial Rounded MT Bold" w:eastAsia="Arial Rounded" w:hAnsi="Arial Rounded MT Bold" w:cs="Arial Rounded"/>
          <w:b/>
          <w:sz w:val="34"/>
          <w:szCs w:val="34"/>
        </w:rPr>
        <w:t>MOV DS</w:t>
      </w:r>
      <w:proofErr w:type="gramStart"/>
      <w:r w:rsidRPr="00BC78FF">
        <w:rPr>
          <w:rFonts w:ascii="Arial Rounded MT Bold" w:eastAsia="Arial Rounded" w:hAnsi="Arial Rounded MT Bold" w:cs="Arial Rounded"/>
          <w:b/>
          <w:sz w:val="34"/>
          <w:szCs w:val="34"/>
        </w:rPr>
        <w:t>,AX</w:t>
      </w:r>
      <w:proofErr w:type="gramEnd"/>
    </w:p>
    <w:p w:rsidR="005C29C6" w:rsidRPr="00BC78FF" w:rsidRDefault="005C29C6" w:rsidP="005C29C6">
      <w:pPr>
        <w:spacing w:after="160" w:line="254" w:lineRule="auto"/>
        <w:rPr>
          <w:rFonts w:ascii="Arial Rounded MT Bold" w:eastAsia="Arial Rounded" w:hAnsi="Arial Rounded MT Bold" w:cs="Arial Rounded"/>
          <w:b/>
          <w:sz w:val="34"/>
          <w:szCs w:val="34"/>
        </w:rPr>
      </w:pPr>
      <w:r w:rsidRPr="00BC78FF">
        <w:rPr>
          <w:rFonts w:ascii="Arial Rounded MT Bold" w:eastAsia="Arial Rounded" w:hAnsi="Arial Rounded MT Bold" w:cs="Arial Rounded"/>
          <w:b/>
          <w:sz w:val="34"/>
          <w:szCs w:val="34"/>
        </w:rPr>
        <w:t>MOV AX</w:t>
      </w:r>
      <w:proofErr w:type="gramStart"/>
      <w:r w:rsidRPr="00BC78FF">
        <w:rPr>
          <w:rFonts w:ascii="Arial Rounded MT Bold" w:eastAsia="Arial Rounded" w:hAnsi="Arial Rounded MT Bold" w:cs="Arial Rounded"/>
          <w:b/>
          <w:sz w:val="34"/>
          <w:szCs w:val="34"/>
        </w:rPr>
        <w:t>,NUM1</w:t>
      </w:r>
      <w:proofErr w:type="gramEnd"/>
    </w:p>
    <w:p w:rsidR="005C29C6" w:rsidRPr="00BC78FF" w:rsidRDefault="005C29C6" w:rsidP="005C29C6">
      <w:pPr>
        <w:spacing w:after="160" w:line="254" w:lineRule="auto"/>
        <w:rPr>
          <w:rFonts w:ascii="Arial Rounded MT Bold" w:eastAsia="Arial Rounded" w:hAnsi="Arial Rounded MT Bold" w:cs="Arial Rounded"/>
          <w:b/>
          <w:sz w:val="34"/>
          <w:szCs w:val="34"/>
        </w:rPr>
      </w:pPr>
      <w:r w:rsidRPr="00BC78FF">
        <w:rPr>
          <w:rFonts w:ascii="Arial Rounded MT Bold" w:eastAsia="Arial Rounded" w:hAnsi="Arial Rounded MT Bold" w:cs="Arial Rounded"/>
          <w:b/>
          <w:sz w:val="34"/>
          <w:szCs w:val="34"/>
        </w:rPr>
        <w:t>MOV BX</w:t>
      </w:r>
      <w:proofErr w:type="gramStart"/>
      <w:r w:rsidRPr="00BC78FF">
        <w:rPr>
          <w:rFonts w:ascii="Arial Rounded MT Bold" w:eastAsia="Arial Rounded" w:hAnsi="Arial Rounded MT Bold" w:cs="Arial Rounded"/>
          <w:b/>
          <w:sz w:val="34"/>
          <w:szCs w:val="34"/>
        </w:rPr>
        <w:t>,NUM2</w:t>
      </w:r>
      <w:proofErr w:type="gramEnd"/>
    </w:p>
    <w:p w:rsidR="005C29C6" w:rsidRPr="00BC78FF" w:rsidRDefault="005C29C6" w:rsidP="005C29C6">
      <w:pPr>
        <w:spacing w:after="160" w:line="254" w:lineRule="auto"/>
        <w:rPr>
          <w:rFonts w:ascii="Arial Rounded MT Bold" w:eastAsia="Arial Rounded" w:hAnsi="Arial Rounded MT Bold" w:cs="Arial Rounded"/>
          <w:b/>
          <w:sz w:val="34"/>
          <w:szCs w:val="34"/>
        </w:rPr>
      </w:pPr>
      <w:r w:rsidRPr="00BC78FF">
        <w:rPr>
          <w:rFonts w:ascii="Arial Rounded MT Bold" w:eastAsia="Arial Rounded" w:hAnsi="Arial Rounded MT Bold" w:cs="Arial Rounded"/>
          <w:b/>
          <w:sz w:val="34"/>
          <w:szCs w:val="34"/>
        </w:rPr>
        <w:t>WHILE</w:t>
      </w:r>
      <w:proofErr w:type="gramStart"/>
      <w:r w:rsidRPr="00BC78FF">
        <w:rPr>
          <w:rFonts w:ascii="Arial Rounded MT Bold" w:eastAsia="Arial Rounded" w:hAnsi="Arial Rounded MT Bold" w:cs="Arial Rounded"/>
          <w:b/>
          <w:sz w:val="34"/>
          <w:szCs w:val="34"/>
        </w:rPr>
        <w:t>:MOV</w:t>
      </w:r>
      <w:proofErr w:type="gramEnd"/>
      <w:r w:rsidRPr="00BC78FF">
        <w:rPr>
          <w:rFonts w:ascii="Arial Rounded MT Bold" w:eastAsia="Arial Rounded" w:hAnsi="Arial Rounded MT Bold" w:cs="Arial Rounded"/>
          <w:b/>
          <w:sz w:val="34"/>
          <w:szCs w:val="34"/>
        </w:rPr>
        <w:t xml:space="preserve"> DX,0</w:t>
      </w:r>
    </w:p>
    <w:p w:rsidR="005C29C6" w:rsidRPr="00BC78FF" w:rsidRDefault="005C29C6" w:rsidP="005C29C6">
      <w:pPr>
        <w:spacing w:after="160" w:line="254" w:lineRule="auto"/>
        <w:rPr>
          <w:rFonts w:ascii="Arial Rounded MT Bold" w:eastAsia="Arial Rounded" w:hAnsi="Arial Rounded MT Bold" w:cs="Arial Rounded"/>
          <w:b/>
          <w:sz w:val="34"/>
          <w:szCs w:val="34"/>
        </w:rPr>
      </w:pPr>
      <w:r w:rsidRPr="00BC78FF">
        <w:rPr>
          <w:rFonts w:ascii="Arial Rounded MT Bold" w:eastAsia="Arial Rounded" w:hAnsi="Arial Rounded MT Bold" w:cs="Arial Rounded"/>
          <w:b/>
          <w:sz w:val="34"/>
          <w:szCs w:val="34"/>
        </w:rPr>
        <w:t>MOV CX</w:t>
      </w:r>
      <w:proofErr w:type="gramStart"/>
      <w:r w:rsidRPr="00BC78FF">
        <w:rPr>
          <w:rFonts w:ascii="Arial Rounded MT Bold" w:eastAsia="Arial Rounded" w:hAnsi="Arial Rounded MT Bold" w:cs="Arial Rounded"/>
          <w:b/>
          <w:sz w:val="34"/>
          <w:szCs w:val="34"/>
        </w:rPr>
        <w:t>,BX</w:t>
      </w:r>
      <w:proofErr w:type="gramEnd"/>
    </w:p>
    <w:p w:rsidR="005C29C6" w:rsidRPr="00BC78FF" w:rsidRDefault="005C29C6" w:rsidP="005C29C6">
      <w:pPr>
        <w:spacing w:after="160" w:line="254" w:lineRule="auto"/>
        <w:rPr>
          <w:rFonts w:ascii="Arial Rounded MT Bold" w:eastAsia="Arial Rounded" w:hAnsi="Arial Rounded MT Bold" w:cs="Arial Rounded"/>
          <w:b/>
          <w:sz w:val="34"/>
          <w:szCs w:val="34"/>
        </w:rPr>
      </w:pPr>
      <w:r w:rsidRPr="00BC78FF">
        <w:rPr>
          <w:rFonts w:ascii="Arial Rounded MT Bold" w:eastAsia="Arial Rounded" w:hAnsi="Arial Rounded MT Bold" w:cs="Arial Rounded"/>
          <w:b/>
          <w:sz w:val="34"/>
          <w:szCs w:val="34"/>
        </w:rPr>
        <w:t>DIV BX</w:t>
      </w:r>
    </w:p>
    <w:p w:rsidR="005C29C6" w:rsidRPr="00BC78FF" w:rsidRDefault="005C29C6" w:rsidP="005C29C6">
      <w:pPr>
        <w:spacing w:after="160" w:line="254" w:lineRule="auto"/>
        <w:rPr>
          <w:rFonts w:ascii="Arial Rounded MT Bold" w:eastAsia="Arial Rounded" w:hAnsi="Arial Rounded MT Bold" w:cs="Arial Rounded"/>
          <w:b/>
          <w:sz w:val="34"/>
          <w:szCs w:val="34"/>
        </w:rPr>
      </w:pPr>
      <w:r w:rsidRPr="00BC78FF">
        <w:rPr>
          <w:rFonts w:ascii="Arial Rounded MT Bold" w:eastAsia="Arial Rounded" w:hAnsi="Arial Rounded MT Bold" w:cs="Arial Rounded"/>
          <w:b/>
          <w:sz w:val="34"/>
          <w:szCs w:val="34"/>
        </w:rPr>
        <w:t>MOV BX</w:t>
      </w:r>
      <w:proofErr w:type="gramStart"/>
      <w:r w:rsidRPr="00BC78FF">
        <w:rPr>
          <w:rFonts w:ascii="Arial Rounded MT Bold" w:eastAsia="Arial Rounded" w:hAnsi="Arial Rounded MT Bold" w:cs="Arial Rounded"/>
          <w:b/>
          <w:sz w:val="34"/>
          <w:szCs w:val="34"/>
        </w:rPr>
        <w:t>,DX</w:t>
      </w:r>
      <w:proofErr w:type="gramEnd"/>
    </w:p>
    <w:p w:rsidR="005C29C6" w:rsidRPr="00BC78FF" w:rsidRDefault="005C29C6" w:rsidP="005C29C6">
      <w:pPr>
        <w:spacing w:after="160" w:line="254" w:lineRule="auto"/>
        <w:rPr>
          <w:rFonts w:ascii="Arial Rounded MT Bold" w:eastAsia="Arial Rounded" w:hAnsi="Arial Rounded MT Bold" w:cs="Arial Rounded"/>
          <w:b/>
          <w:sz w:val="34"/>
          <w:szCs w:val="34"/>
        </w:rPr>
      </w:pPr>
      <w:r w:rsidRPr="00BC78FF">
        <w:rPr>
          <w:rFonts w:ascii="Arial Rounded MT Bold" w:eastAsia="Arial Rounded" w:hAnsi="Arial Rounded MT Bold" w:cs="Arial Rounded"/>
          <w:b/>
          <w:sz w:val="34"/>
          <w:szCs w:val="34"/>
        </w:rPr>
        <w:t>MOV AX</w:t>
      </w:r>
      <w:proofErr w:type="gramStart"/>
      <w:r w:rsidRPr="00BC78FF">
        <w:rPr>
          <w:rFonts w:ascii="Arial Rounded MT Bold" w:eastAsia="Arial Rounded" w:hAnsi="Arial Rounded MT Bold" w:cs="Arial Rounded"/>
          <w:b/>
          <w:sz w:val="34"/>
          <w:szCs w:val="34"/>
        </w:rPr>
        <w:t>,CX</w:t>
      </w:r>
      <w:proofErr w:type="gramEnd"/>
    </w:p>
    <w:p w:rsidR="005C29C6" w:rsidRPr="00BC78FF" w:rsidRDefault="005C29C6" w:rsidP="005C29C6">
      <w:pPr>
        <w:spacing w:after="160" w:line="254" w:lineRule="auto"/>
        <w:rPr>
          <w:rFonts w:ascii="Arial Rounded MT Bold" w:eastAsia="Arial Rounded" w:hAnsi="Arial Rounded MT Bold" w:cs="Arial Rounded"/>
          <w:b/>
          <w:sz w:val="34"/>
          <w:szCs w:val="34"/>
        </w:rPr>
      </w:pPr>
      <w:r w:rsidRPr="00BC78FF">
        <w:rPr>
          <w:rFonts w:ascii="Arial Rounded MT Bold" w:eastAsia="Arial Rounded" w:hAnsi="Arial Rounded MT Bold" w:cs="Arial Rounded"/>
          <w:b/>
          <w:sz w:val="34"/>
          <w:szCs w:val="34"/>
        </w:rPr>
        <w:t>CMP BX</w:t>
      </w:r>
      <w:proofErr w:type="gramStart"/>
      <w:r w:rsidRPr="00BC78FF">
        <w:rPr>
          <w:rFonts w:ascii="Arial Rounded MT Bold" w:eastAsia="Arial Rounded" w:hAnsi="Arial Rounded MT Bold" w:cs="Arial Rounded"/>
          <w:b/>
          <w:sz w:val="34"/>
          <w:szCs w:val="34"/>
        </w:rPr>
        <w:t>,0</w:t>
      </w:r>
      <w:proofErr w:type="gramEnd"/>
    </w:p>
    <w:p w:rsidR="005C29C6" w:rsidRPr="00BC78FF" w:rsidRDefault="005C29C6" w:rsidP="005C29C6">
      <w:pPr>
        <w:spacing w:after="160" w:line="254" w:lineRule="auto"/>
        <w:rPr>
          <w:rFonts w:ascii="Arial Rounded MT Bold" w:eastAsia="Arial Rounded" w:hAnsi="Arial Rounded MT Bold" w:cs="Arial Rounded"/>
          <w:b/>
          <w:sz w:val="34"/>
          <w:szCs w:val="34"/>
        </w:rPr>
      </w:pPr>
      <w:r w:rsidRPr="00BC78FF">
        <w:rPr>
          <w:rFonts w:ascii="Arial Rounded MT Bold" w:eastAsia="Arial Rounded" w:hAnsi="Arial Rounded MT Bold" w:cs="Arial Rounded"/>
          <w:b/>
          <w:sz w:val="34"/>
          <w:szCs w:val="34"/>
        </w:rPr>
        <w:t>JNE WHILE</w:t>
      </w:r>
    </w:p>
    <w:p w:rsidR="005C29C6" w:rsidRPr="00BC78FF" w:rsidRDefault="005C29C6" w:rsidP="005C29C6">
      <w:pPr>
        <w:spacing w:after="160" w:line="254" w:lineRule="auto"/>
        <w:rPr>
          <w:rFonts w:ascii="Arial Rounded MT Bold" w:eastAsia="Arial Rounded" w:hAnsi="Arial Rounded MT Bold" w:cs="Arial Rounded"/>
          <w:b/>
          <w:sz w:val="34"/>
          <w:szCs w:val="34"/>
        </w:rPr>
      </w:pPr>
      <w:r w:rsidRPr="00BC78FF">
        <w:rPr>
          <w:rFonts w:ascii="Arial Rounded MT Bold" w:eastAsia="Arial Rounded" w:hAnsi="Arial Rounded MT Bold" w:cs="Arial Rounded"/>
          <w:b/>
          <w:sz w:val="34"/>
          <w:szCs w:val="34"/>
        </w:rPr>
        <w:lastRenderedPageBreak/>
        <w:t>MOV HCF</w:t>
      </w:r>
      <w:proofErr w:type="gramStart"/>
      <w:r w:rsidRPr="00BC78FF">
        <w:rPr>
          <w:rFonts w:ascii="Arial Rounded MT Bold" w:eastAsia="Arial Rounded" w:hAnsi="Arial Rounded MT Bold" w:cs="Arial Rounded"/>
          <w:b/>
          <w:sz w:val="34"/>
          <w:szCs w:val="34"/>
        </w:rPr>
        <w:t>,AX</w:t>
      </w:r>
      <w:proofErr w:type="gramEnd"/>
    </w:p>
    <w:p w:rsidR="005C29C6" w:rsidRPr="00BC78FF" w:rsidRDefault="005C29C6" w:rsidP="005C29C6">
      <w:pPr>
        <w:spacing w:after="160" w:line="254" w:lineRule="auto"/>
        <w:rPr>
          <w:rFonts w:ascii="Arial Rounded MT Bold" w:eastAsia="Arial Rounded" w:hAnsi="Arial Rounded MT Bold" w:cs="Arial Rounded"/>
          <w:b/>
          <w:sz w:val="34"/>
          <w:szCs w:val="34"/>
        </w:rPr>
      </w:pPr>
      <w:r w:rsidRPr="00BC78FF">
        <w:rPr>
          <w:rFonts w:ascii="Arial Rounded MT Bold" w:eastAsia="Arial Rounded" w:hAnsi="Arial Rounded MT Bold" w:cs="Arial Rounded"/>
          <w:b/>
          <w:sz w:val="34"/>
          <w:szCs w:val="34"/>
        </w:rPr>
        <w:t>MOV CX</w:t>
      </w:r>
      <w:proofErr w:type="gramStart"/>
      <w:r w:rsidRPr="00BC78FF">
        <w:rPr>
          <w:rFonts w:ascii="Arial Rounded MT Bold" w:eastAsia="Arial Rounded" w:hAnsi="Arial Rounded MT Bold" w:cs="Arial Rounded"/>
          <w:b/>
          <w:sz w:val="34"/>
          <w:szCs w:val="34"/>
        </w:rPr>
        <w:t>,AX</w:t>
      </w:r>
      <w:proofErr w:type="gramEnd"/>
    </w:p>
    <w:p w:rsidR="005C29C6" w:rsidRPr="00BC78FF" w:rsidRDefault="005C29C6" w:rsidP="005C29C6">
      <w:pPr>
        <w:spacing w:after="160" w:line="254" w:lineRule="auto"/>
        <w:rPr>
          <w:rFonts w:ascii="Arial Rounded MT Bold" w:eastAsia="Arial Rounded" w:hAnsi="Arial Rounded MT Bold" w:cs="Arial Rounded"/>
          <w:b/>
          <w:sz w:val="34"/>
          <w:szCs w:val="34"/>
        </w:rPr>
      </w:pPr>
      <w:r w:rsidRPr="00BC78FF">
        <w:rPr>
          <w:rFonts w:ascii="Arial Rounded MT Bold" w:eastAsia="Arial Rounded" w:hAnsi="Arial Rounded MT Bold" w:cs="Arial Rounded"/>
          <w:b/>
          <w:sz w:val="34"/>
          <w:szCs w:val="34"/>
        </w:rPr>
        <w:t>MOV AX</w:t>
      </w:r>
      <w:proofErr w:type="gramStart"/>
      <w:r w:rsidRPr="00BC78FF">
        <w:rPr>
          <w:rFonts w:ascii="Arial Rounded MT Bold" w:eastAsia="Arial Rounded" w:hAnsi="Arial Rounded MT Bold" w:cs="Arial Rounded"/>
          <w:b/>
          <w:sz w:val="34"/>
          <w:szCs w:val="34"/>
        </w:rPr>
        <w:t>,NUM1</w:t>
      </w:r>
      <w:proofErr w:type="gramEnd"/>
    </w:p>
    <w:p w:rsidR="005C29C6" w:rsidRPr="00BC78FF" w:rsidRDefault="005C29C6" w:rsidP="005C29C6">
      <w:pPr>
        <w:spacing w:after="160" w:line="254" w:lineRule="auto"/>
        <w:rPr>
          <w:rFonts w:ascii="Arial Rounded MT Bold" w:eastAsia="Arial Rounded" w:hAnsi="Arial Rounded MT Bold" w:cs="Arial Rounded"/>
          <w:b/>
          <w:sz w:val="34"/>
          <w:szCs w:val="34"/>
        </w:rPr>
      </w:pPr>
      <w:r w:rsidRPr="00BC78FF">
        <w:rPr>
          <w:rFonts w:ascii="Arial Rounded MT Bold" w:eastAsia="Arial Rounded" w:hAnsi="Arial Rounded MT Bold" w:cs="Arial Rounded"/>
          <w:b/>
          <w:sz w:val="34"/>
          <w:szCs w:val="34"/>
        </w:rPr>
        <w:t>MOV BX</w:t>
      </w:r>
      <w:proofErr w:type="gramStart"/>
      <w:r w:rsidRPr="00BC78FF">
        <w:rPr>
          <w:rFonts w:ascii="Arial Rounded MT Bold" w:eastAsia="Arial Rounded" w:hAnsi="Arial Rounded MT Bold" w:cs="Arial Rounded"/>
          <w:b/>
          <w:sz w:val="34"/>
          <w:szCs w:val="34"/>
        </w:rPr>
        <w:t>,NUM2</w:t>
      </w:r>
      <w:proofErr w:type="gramEnd"/>
    </w:p>
    <w:p w:rsidR="005C29C6" w:rsidRPr="00BC78FF" w:rsidRDefault="005C29C6" w:rsidP="005C29C6">
      <w:pPr>
        <w:spacing w:after="160" w:line="254" w:lineRule="auto"/>
        <w:rPr>
          <w:rFonts w:ascii="Arial Rounded MT Bold" w:eastAsia="Arial Rounded" w:hAnsi="Arial Rounded MT Bold" w:cs="Arial Rounded"/>
          <w:b/>
          <w:sz w:val="34"/>
          <w:szCs w:val="34"/>
        </w:rPr>
      </w:pPr>
      <w:r w:rsidRPr="00BC78FF">
        <w:rPr>
          <w:rFonts w:ascii="Arial Rounded MT Bold" w:eastAsia="Arial Rounded" w:hAnsi="Arial Rounded MT Bold" w:cs="Arial Rounded"/>
          <w:b/>
          <w:sz w:val="34"/>
          <w:szCs w:val="34"/>
        </w:rPr>
        <w:t>MUL BX</w:t>
      </w:r>
    </w:p>
    <w:p w:rsidR="005C29C6" w:rsidRPr="00BC78FF" w:rsidRDefault="005C29C6" w:rsidP="005C29C6">
      <w:pPr>
        <w:spacing w:after="160" w:line="254" w:lineRule="auto"/>
        <w:rPr>
          <w:rFonts w:ascii="Arial Rounded MT Bold" w:eastAsia="Arial Rounded" w:hAnsi="Arial Rounded MT Bold" w:cs="Arial Rounded"/>
          <w:b/>
          <w:sz w:val="34"/>
          <w:szCs w:val="34"/>
        </w:rPr>
      </w:pPr>
      <w:r w:rsidRPr="00BC78FF">
        <w:rPr>
          <w:rFonts w:ascii="Arial Rounded MT Bold" w:eastAsia="Arial Rounded" w:hAnsi="Arial Rounded MT Bold" w:cs="Arial Rounded"/>
          <w:b/>
          <w:sz w:val="34"/>
          <w:szCs w:val="34"/>
        </w:rPr>
        <w:t>DIV CX</w:t>
      </w:r>
    </w:p>
    <w:p w:rsidR="005C29C6" w:rsidRPr="00BC78FF" w:rsidRDefault="005C29C6" w:rsidP="005C29C6">
      <w:pPr>
        <w:spacing w:after="160" w:line="254" w:lineRule="auto"/>
        <w:rPr>
          <w:rFonts w:ascii="Arial Rounded MT Bold" w:eastAsia="Arial Rounded" w:hAnsi="Arial Rounded MT Bold" w:cs="Arial Rounded"/>
          <w:b/>
          <w:sz w:val="34"/>
          <w:szCs w:val="34"/>
        </w:rPr>
      </w:pPr>
      <w:r w:rsidRPr="00BC78FF">
        <w:rPr>
          <w:rFonts w:ascii="Arial Rounded MT Bold" w:eastAsia="Arial Rounded" w:hAnsi="Arial Rounded MT Bold" w:cs="Arial Rounded"/>
          <w:b/>
          <w:sz w:val="34"/>
          <w:szCs w:val="34"/>
        </w:rPr>
        <w:t>MOV LCM</w:t>
      </w:r>
      <w:proofErr w:type="gramStart"/>
      <w:r w:rsidRPr="00BC78FF">
        <w:rPr>
          <w:rFonts w:ascii="Arial Rounded MT Bold" w:eastAsia="Arial Rounded" w:hAnsi="Arial Rounded MT Bold" w:cs="Arial Rounded"/>
          <w:b/>
          <w:sz w:val="34"/>
          <w:szCs w:val="34"/>
        </w:rPr>
        <w:t>,AX</w:t>
      </w:r>
      <w:proofErr w:type="gramEnd"/>
    </w:p>
    <w:p w:rsidR="005C29C6" w:rsidRPr="00BC78FF" w:rsidRDefault="005C29C6" w:rsidP="005C29C6">
      <w:pPr>
        <w:spacing w:after="160" w:line="254" w:lineRule="auto"/>
        <w:rPr>
          <w:rFonts w:ascii="Arial Rounded MT Bold" w:eastAsia="Arial Rounded" w:hAnsi="Arial Rounded MT Bold" w:cs="Arial Rounded"/>
          <w:b/>
          <w:sz w:val="34"/>
          <w:szCs w:val="34"/>
        </w:rPr>
      </w:pPr>
      <w:r w:rsidRPr="00BC78FF">
        <w:rPr>
          <w:rFonts w:ascii="Arial Rounded MT Bold" w:eastAsia="Arial Rounded" w:hAnsi="Arial Rounded MT Bold" w:cs="Arial Rounded"/>
          <w:b/>
          <w:sz w:val="34"/>
          <w:szCs w:val="34"/>
        </w:rPr>
        <w:t>MOV BX</w:t>
      </w:r>
      <w:proofErr w:type="gramStart"/>
      <w:r w:rsidRPr="00BC78FF">
        <w:rPr>
          <w:rFonts w:ascii="Arial Rounded MT Bold" w:eastAsia="Arial Rounded" w:hAnsi="Arial Rounded MT Bold" w:cs="Arial Rounded"/>
          <w:b/>
          <w:sz w:val="34"/>
          <w:szCs w:val="34"/>
        </w:rPr>
        <w:t>,0</w:t>
      </w:r>
      <w:proofErr w:type="gramEnd"/>
      <w:r w:rsidRPr="00BC78FF">
        <w:rPr>
          <w:rFonts w:ascii="Arial Rounded MT Bold" w:eastAsia="Arial Rounded" w:hAnsi="Arial Rounded MT Bold" w:cs="Arial Rounded"/>
          <w:b/>
          <w:sz w:val="34"/>
          <w:szCs w:val="34"/>
        </w:rPr>
        <w:t xml:space="preserve"> </w:t>
      </w:r>
    </w:p>
    <w:p w:rsidR="005C29C6" w:rsidRPr="00BC78FF" w:rsidRDefault="005C29C6" w:rsidP="005C29C6">
      <w:pPr>
        <w:spacing w:after="160" w:line="254" w:lineRule="auto"/>
        <w:rPr>
          <w:rFonts w:ascii="Arial Rounded MT Bold" w:eastAsia="Arial Rounded" w:hAnsi="Arial Rounded MT Bold" w:cs="Arial Rounded"/>
          <w:b/>
          <w:sz w:val="34"/>
          <w:szCs w:val="34"/>
        </w:rPr>
      </w:pPr>
      <w:r w:rsidRPr="00BC78FF">
        <w:rPr>
          <w:rFonts w:ascii="Arial Rounded MT Bold" w:eastAsia="Arial Rounded" w:hAnsi="Arial Rounded MT Bold" w:cs="Arial Rounded"/>
          <w:b/>
          <w:sz w:val="34"/>
          <w:szCs w:val="34"/>
        </w:rPr>
        <w:t xml:space="preserve">INT 21H  </w:t>
      </w:r>
    </w:p>
    <w:p w:rsidR="005C29C6" w:rsidRPr="00BC78FF" w:rsidRDefault="005C29C6" w:rsidP="005C29C6">
      <w:pPr>
        <w:spacing w:after="160" w:line="254" w:lineRule="auto"/>
        <w:rPr>
          <w:rFonts w:ascii="Arial Rounded MT Bold" w:eastAsia="Arial Rounded" w:hAnsi="Arial Rounded MT Bold" w:cs="Arial Rounded"/>
          <w:b/>
          <w:sz w:val="34"/>
          <w:szCs w:val="34"/>
        </w:rPr>
      </w:pPr>
      <w:r w:rsidRPr="00BC78FF">
        <w:rPr>
          <w:rFonts w:ascii="Arial Rounded MT Bold" w:eastAsia="Arial Rounded" w:hAnsi="Arial Rounded MT Bold" w:cs="Arial Rounded"/>
          <w:b/>
          <w:sz w:val="34"/>
          <w:szCs w:val="34"/>
        </w:rPr>
        <w:t>ENDS</w:t>
      </w:r>
    </w:p>
    <w:p w:rsidR="003F712F" w:rsidRPr="00BC78FF" w:rsidRDefault="005C29C6" w:rsidP="003F712F">
      <w:pPr>
        <w:spacing w:after="160" w:line="254" w:lineRule="auto"/>
        <w:rPr>
          <w:rFonts w:ascii="Arial Rounded MT Bold" w:eastAsia="Arial Rounded" w:hAnsi="Arial Rounded MT Bold" w:cs="Arial Rounded"/>
          <w:b/>
          <w:color w:val="244061"/>
          <w:sz w:val="40"/>
          <w:szCs w:val="40"/>
        </w:rPr>
      </w:pPr>
      <w:r w:rsidRPr="00BC78FF">
        <w:rPr>
          <w:rFonts w:ascii="Arial Rounded MT Bold" w:eastAsia="Arial Rounded" w:hAnsi="Arial Rounded MT Bold" w:cs="Arial Rounded"/>
          <w:b/>
          <w:sz w:val="34"/>
          <w:szCs w:val="34"/>
        </w:rPr>
        <w:t>END START</w:t>
      </w:r>
      <w:r w:rsidR="003F712F" w:rsidRPr="00BC78FF">
        <w:rPr>
          <w:rFonts w:ascii="Arial Rounded MT Bold" w:eastAsia="Arial Rounded" w:hAnsi="Arial Rounded MT Bold" w:cs="Arial Rounded"/>
          <w:b/>
          <w:color w:val="244061"/>
          <w:sz w:val="40"/>
          <w:szCs w:val="40"/>
        </w:rPr>
        <w:t xml:space="preserve">    </w:t>
      </w:r>
    </w:p>
    <w:p w:rsidR="003F712F" w:rsidRPr="00BC78FF" w:rsidRDefault="005C29C6" w:rsidP="003F712F">
      <w:pPr>
        <w:spacing w:after="160" w:line="254" w:lineRule="auto"/>
        <w:rPr>
          <w:rFonts w:ascii="Arial Rounded MT Bold" w:eastAsia="Arial Rounded" w:hAnsi="Arial Rounded MT Bold" w:cs="Arial Rounded"/>
          <w:b/>
          <w:color w:val="244061"/>
          <w:sz w:val="40"/>
          <w:szCs w:val="40"/>
        </w:rPr>
      </w:pPr>
      <w:r w:rsidRPr="00BC78FF">
        <w:rPr>
          <w:rFonts w:ascii="Arial Rounded MT Bold" w:eastAsia="Arial Rounded" w:hAnsi="Arial Rounded MT Bold" w:cs="Arial Rounded"/>
          <w:b/>
          <w:noProof/>
          <w:color w:val="244061"/>
          <w:sz w:val="40"/>
          <w:szCs w:val="40"/>
          <w:lang w:val="en-US" w:eastAsia="en-US"/>
        </w:rPr>
        <w:drawing>
          <wp:inline distT="0" distB="0" distL="0" distR="0" wp14:anchorId="104A5889" wp14:editId="267DAF43">
            <wp:extent cx="3400364" cy="359912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7527" cy="3617287"/>
                    </a:xfrm>
                    <a:prstGeom prst="rect">
                      <a:avLst/>
                    </a:prstGeom>
                  </pic:spPr>
                </pic:pic>
              </a:graphicData>
            </a:graphic>
          </wp:inline>
        </w:drawing>
      </w:r>
    </w:p>
    <w:p w:rsidR="00F17E25" w:rsidRDefault="00F17E25" w:rsidP="003F712F">
      <w:pPr>
        <w:spacing w:after="160" w:line="254" w:lineRule="auto"/>
        <w:rPr>
          <w:rFonts w:ascii="Arial Rounded MT Bold" w:eastAsia="Arial Rounded" w:hAnsi="Arial Rounded MT Bold" w:cs="Arial Rounded"/>
          <w:b/>
          <w:color w:val="244061"/>
          <w:sz w:val="40"/>
          <w:szCs w:val="40"/>
        </w:rPr>
      </w:pPr>
    </w:p>
    <w:p w:rsidR="00F17E25" w:rsidRDefault="00F17E25" w:rsidP="003F712F">
      <w:pPr>
        <w:spacing w:after="160" w:line="254" w:lineRule="auto"/>
        <w:rPr>
          <w:rFonts w:ascii="Arial Rounded MT Bold" w:eastAsia="Arial Rounded" w:hAnsi="Arial Rounded MT Bold" w:cs="Arial Rounded"/>
          <w:b/>
          <w:color w:val="244061"/>
          <w:sz w:val="40"/>
          <w:szCs w:val="40"/>
        </w:rPr>
      </w:pPr>
    </w:p>
    <w:p w:rsidR="003F712F" w:rsidRPr="00BC78FF" w:rsidRDefault="003F712F" w:rsidP="003F712F">
      <w:pPr>
        <w:spacing w:after="160" w:line="254" w:lineRule="auto"/>
        <w:rPr>
          <w:rFonts w:ascii="Arial Rounded MT Bold" w:eastAsia="Arial Rounded" w:hAnsi="Arial Rounded MT Bold" w:cs="Arial Rounded"/>
          <w:b/>
          <w:color w:val="244061"/>
          <w:sz w:val="40"/>
          <w:szCs w:val="40"/>
        </w:rPr>
      </w:pPr>
      <w:r w:rsidRPr="00BC78FF">
        <w:rPr>
          <w:rFonts w:ascii="Arial Rounded MT Bold" w:eastAsia="Arial Rounded" w:hAnsi="Arial Rounded MT Bold" w:cs="Arial Rounded"/>
          <w:b/>
          <w:color w:val="244061"/>
          <w:sz w:val="40"/>
          <w:szCs w:val="40"/>
        </w:rPr>
        <w:t>Output:</w:t>
      </w:r>
    </w:p>
    <w:p w:rsidR="003F712F" w:rsidRPr="00BC78FF" w:rsidRDefault="005C29C6" w:rsidP="003F712F">
      <w:pPr>
        <w:spacing w:after="160" w:line="254" w:lineRule="auto"/>
        <w:rPr>
          <w:rFonts w:ascii="Arial Rounded MT Bold" w:eastAsia="Arial Rounded" w:hAnsi="Arial Rounded MT Bold" w:cs="Arial Rounded"/>
          <w:b/>
          <w:color w:val="244061"/>
          <w:sz w:val="40"/>
          <w:szCs w:val="40"/>
        </w:rPr>
      </w:pPr>
      <w:r w:rsidRPr="00BC78FF">
        <w:rPr>
          <w:rFonts w:ascii="Arial Rounded MT Bold" w:eastAsia="Arial Rounded" w:hAnsi="Arial Rounded MT Bold" w:cs="Arial Rounded"/>
          <w:b/>
          <w:noProof/>
          <w:color w:val="244061"/>
          <w:sz w:val="40"/>
          <w:szCs w:val="40"/>
          <w:lang w:val="en-US" w:eastAsia="en-US"/>
        </w:rPr>
        <w:drawing>
          <wp:inline distT="0" distB="0" distL="0" distR="0" wp14:anchorId="728B7272" wp14:editId="5CE0B0EA">
            <wp:extent cx="5943600" cy="3505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05835"/>
                    </a:xfrm>
                    <a:prstGeom prst="rect">
                      <a:avLst/>
                    </a:prstGeom>
                  </pic:spPr>
                </pic:pic>
              </a:graphicData>
            </a:graphic>
          </wp:inline>
        </w:drawing>
      </w:r>
    </w:p>
    <w:p w:rsidR="003F712F" w:rsidRPr="00BC78FF" w:rsidRDefault="003F712F" w:rsidP="003F712F">
      <w:pPr>
        <w:spacing w:after="160" w:line="254" w:lineRule="auto"/>
        <w:rPr>
          <w:rFonts w:ascii="Arial Rounded MT Bold" w:eastAsia="Arial Rounded" w:hAnsi="Arial Rounded MT Bold" w:cs="Arial Rounded"/>
          <w:b/>
          <w:color w:val="244061"/>
          <w:sz w:val="40"/>
          <w:szCs w:val="40"/>
        </w:rPr>
      </w:pPr>
      <w:r w:rsidRPr="00BC78FF">
        <w:rPr>
          <w:rFonts w:ascii="Arial Rounded MT Bold" w:eastAsia="Arial Rounded" w:hAnsi="Arial Rounded MT Bold" w:cs="Arial Rounded"/>
          <w:b/>
          <w:color w:val="244061"/>
          <w:sz w:val="40"/>
          <w:szCs w:val="40"/>
        </w:rPr>
        <w:t>Result and Inference:</w:t>
      </w:r>
    </w:p>
    <w:p w:rsidR="003F712F" w:rsidRPr="00BC78FF" w:rsidRDefault="003F712F" w:rsidP="003F712F">
      <w:pPr>
        <w:spacing w:after="160" w:line="254" w:lineRule="auto"/>
        <w:rPr>
          <w:rFonts w:ascii="Arial Rounded MT Bold" w:eastAsia="Arial Rounded" w:hAnsi="Arial Rounded MT Bold" w:cs="Arial Rounded"/>
          <w:b/>
          <w:sz w:val="32"/>
          <w:szCs w:val="32"/>
        </w:rPr>
      </w:pPr>
      <w:r w:rsidRPr="00BC78FF">
        <w:rPr>
          <w:rFonts w:ascii="Arial Rounded MT Bold" w:eastAsia="Arial Rounded" w:hAnsi="Arial Rounded MT Bold" w:cs="Arial Rounded"/>
          <w:b/>
          <w:sz w:val="32"/>
          <w:szCs w:val="32"/>
        </w:rPr>
        <w:t>-</w:t>
      </w:r>
      <w:r w:rsidR="005C29C6" w:rsidRPr="00BC78FF">
        <w:rPr>
          <w:rFonts w:ascii="Arial Rounded MT Bold" w:eastAsia="Arial Rounded" w:hAnsi="Arial Rounded MT Bold" w:cs="Arial Rounded"/>
          <w:b/>
          <w:sz w:val="32"/>
          <w:szCs w:val="32"/>
        </w:rPr>
        <w:t xml:space="preserve">The HCF of the 2 input values in Stored </w:t>
      </w:r>
      <w:proofErr w:type="gramStart"/>
      <w:r w:rsidR="005C29C6" w:rsidRPr="00BC78FF">
        <w:rPr>
          <w:rFonts w:ascii="Arial Rounded MT Bold" w:eastAsia="Arial Rounded" w:hAnsi="Arial Rounded MT Bold" w:cs="Arial Rounded"/>
          <w:b/>
          <w:sz w:val="32"/>
          <w:szCs w:val="32"/>
        </w:rPr>
        <w:t>in  CX</w:t>
      </w:r>
      <w:proofErr w:type="gramEnd"/>
      <w:r w:rsidR="005C29C6" w:rsidRPr="00BC78FF">
        <w:rPr>
          <w:rFonts w:ascii="Arial Rounded MT Bold" w:eastAsia="Arial Rounded" w:hAnsi="Arial Rounded MT Bold" w:cs="Arial Rounded"/>
          <w:b/>
          <w:sz w:val="32"/>
          <w:szCs w:val="32"/>
        </w:rPr>
        <w:t xml:space="preserve"> and LCM is stored in AX and Variable we can see that HCF is 0003H and LCM is 00B4H</w:t>
      </w:r>
    </w:p>
    <w:p w:rsidR="00027641" w:rsidRPr="00BC78FF" w:rsidRDefault="00027641" w:rsidP="00A9083A">
      <w:pPr>
        <w:spacing w:after="160" w:line="254" w:lineRule="auto"/>
        <w:rPr>
          <w:rFonts w:ascii="Arial Rounded MT Bold" w:eastAsia="Arial Rounded" w:hAnsi="Arial Rounded MT Bold" w:cs="Arial Rounded"/>
          <w:b/>
          <w:color w:val="FF0000"/>
          <w:sz w:val="38"/>
          <w:szCs w:val="38"/>
        </w:rPr>
      </w:pPr>
    </w:p>
    <w:p w:rsidR="00027641" w:rsidRPr="00BC78FF" w:rsidRDefault="00027641" w:rsidP="00A9083A">
      <w:pPr>
        <w:spacing w:after="160" w:line="254" w:lineRule="auto"/>
        <w:rPr>
          <w:rFonts w:ascii="Arial Rounded MT Bold" w:eastAsia="Arial Rounded" w:hAnsi="Arial Rounded MT Bold" w:cs="Arial Rounded"/>
          <w:b/>
          <w:color w:val="FF0000"/>
          <w:sz w:val="38"/>
          <w:szCs w:val="38"/>
        </w:rPr>
      </w:pPr>
    </w:p>
    <w:p w:rsidR="00027641" w:rsidRPr="00BC78FF" w:rsidRDefault="00027641" w:rsidP="00A9083A">
      <w:pPr>
        <w:spacing w:after="160" w:line="254" w:lineRule="auto"/>
        <w:rPr>
          <w:rFonts w:ascii="Arial Rounded MT Bold" w:eastAsia="Arial Rounded" w:hAnsi="Arial Rounded MT Bold" w:cs="Arial Rounded"/>
          <w:b/>
          <w:color w:val="FF0000"/>
          <w:sz w:val="38"/>
          <w:szCs w:val="38"/>
        </w:rPr>
      </w:pPr>
    </w:p>
    <w:p w:rsidR="00027641" w:rsidRPr="00BC78FF" w:rsidRDefault="00027641" w:rsidP="00A9083A">
      <w:pPr>
        <w:spacing w:after="160" w:line="254" w:lineRule="auto"/>
        <w:rPr>
          <w:rFonts w:ascii="Arial Rounded MT Bold" w:eastAsia="Arial Rounded" w:hAnsi="Arial Rounded MT Bold" w:cs="Arial Rounded"/>
          <w:b/>
          <w:color w:val="FF0000"/>
          <w:sz w:val="38"/>
          <w:szCs w:val="38"/>
        </w:rPr>
      </w:pPr>
    </w:p>
    <w:p w:rsidR="00027641" w:rsidRPr="00BC78FF" w:rsidRDefault="00027641" w:rsidP="00A9083A">
      <w:pPr>
        <w:spacing w:after="160" w:line="254" w:lineRule="auto"/>
        <w:rPr>
          <w:rFonts w:ascii="Arial Rounded MT Bold" w:eastAsia="Arial Rounded" w:hAnsi="Arial Rounded MT Bold" w:cs="Arial Rounded"/>
          <w:b/>
          <w:color w:val="FF0000"/>
          <w:sz w:val="38"/>
          <w:szCs w:val="38"/>
        </w:rPr>
      </w:pPr>
    </w:p>
    <w:p w:rsidR="00027641" w:rsidRPr="00BC78FF" w:rsidRDefault="00027641" w:rsidP="00A9083A">
      <w:pPr>
        <w:spacing w:after="160" w:line="254" w:lineRule="auto"/>
        <w:rPr>
          <w:rFonts w:ascii="Arial Rounded MT Bold" w:eastAsia="Arial Rounded" w:hAnsi="Arial Rounded MT Bold" w:cs="Arial Rounded"/>
          <w:b/>
          <w:color w:val="FF0000"/>
          <w:sz w:val="38"/>
          <w:szCs w:val="38"/>
        </w:rPr>
      </w:pPr>
    </w:p>
    <w:p w:rsidR="00A9083A" w:rsidRPr="00BC78FF" w:rsidRDefault="00A9083A" w:rsidP="00A9083A">
      <w:pPr>
        <w:spacing w:after="160" w:line="254" w:lineRule="auto"/>
        <w:rPr>
          <w:rFonts w:ascii="Arial Rounded MT Bold" w:hAnsi="Arial Rounded MT Bold"/>
          <w:b/>
          <w:sz w:val="32"/>
          <w:szCs w:val="32"/>
        </w:rPr>
      </w:pPr>
      <w:r w:rsidRPr="00BC78FF">
        <w:rPr>
          <w:rFonts w:ascii="Arial Rounded MT Bold" w:eastAsia="Arial Rounded" w:hAnsi="Arial Rounded MT Bold" w:cs="Arial Rounded"/>
          <w:b/>
          <w:color w:val="FF0000"/>
          <w:sz w:val="38"/>
          <w:szCs w:val="38"/>
        </w:rPr>
        <w:lastRenderedPageBreak/>
        <w:t>2)</w:t>
      </w:r>
      <w:r w:rsidRPr="00BC78FF">
        <w:rPr>
          <w:rFonts w:ascii="Arial Rounded MT Bold" w:hAnsi="Arial Rounded MT Bold"/>
          <w:b/>
          <w:sz w:val="32"/>
          <w:szCs w:val="32"/>
        </w:rPr>
        <w:t xml:space="preserve"> </w:t>
      </w:r>
      <w:r w:rsidRPr="00BC78FF">
        <w:rPr>
          <w:rFonts w:ascii="Arial Rounded MT Bold" w:hAnsi="Arial Rounded MT Bold"/>
          <w:b/>
          <w:color w:val="FF0000"/>
          <w:sz w:val="36"/>
          <w:szCs w:val="36"/>
        </w:rPr>
        <w:t>Write an ALP program to find the average of N numbers.</w:t>
      </w:r>
      <w:r w:rsidRPr="00BC78FF">
        <w:rPr>
          <w:rFonts w:ascii="Arial Rounded MT Bold" w:hAnsi="Arial Rounded MT Bold"/>
          <w:b/>
          <w:color w:val="FF0000"/>
          <w:sz w:val="32"/>
          <w:szCs w:val="32"/>
        </w:rPr>
        <w:t xml:space="preserve"> </w:t>
      </w:r>
    </w:p>
    <w:p w:rsidR="003F712F" w:rsidRPr="00BC78FF" w:rsidRDefault="00D87212" w:rsidP="003F712F">
      <w:pPr>
        <w:spacing w:after="160" w:line="254" w:lineRule="auto"/>
        <w:rPr>
          <w:rFonts w:ascii="Arial Rounded MT Bold" w:eastAsia="Arial Rounded" w:hAnsi="Arial Rounded MT Bold" w:cs="Arial Rounded"/>
          <w:b/>
          <w:color w:val="002060"/>
          <w:sz w:val="50"/>
          <w:szCs w:val="50"/>
        </w:rPr>
      </w:pPr>
      <w:r w:rsidRPr="00BC78FF">
        <w:rPr>
          <w:rFonts w:ascii="Arial Rounded MT Bold" w:eastAsia="Arial Rounded" w:hAnsi="Arial Rounded MT Bold" w:cs="Arial Rounded"/>
          <w:b/>
          <w:color w:val="002060"/>
          <w:sz w:val="50"/>
          <w:szCs w:val="50"/>
        </w:rPr>
        <w:t>Algorithm</w:t>
      </w:r>
    </w:p>
    <w:p w:rsidR="00D2016D" w:rsidRPr="00BC78FF" w:rsidRDefault="00D2016D" w:rsidP="00BC78FF">
      <w:pPr>
        <w:pStyle w:val="ListParagraph"/>
        <w:numPr>
          <w:ilvl w:val="0"/>
          <w:numId w:val="9"/>
        </w:numPr>
        <w:spacing w:after="160" w:line="256" w:lineRule="auto"/>
        <w:rPr>
          <w:rFonts w:ascii="Arial Rounded MT Bold" w:eastAsia="Arial Rounded" w:hAnsi="Arial Rounded MT Bold" w:cs="Arial Rounded"/>
          <w:b/>
          <w:sz w:val="40"/>
          <w:szCs w:val="40"/>
        </w:rPr>
      </w:pPr>
      <w:r w:rsidRPr="00BC78FF">
        <w:rPr>
          <w:rFonts w:ascii="Arial Rounded MT Bold" w:eastAsia="Arial Rounded" w:hAnsi="Arial Rounded MT Bold" w:cs="Arial Rounded"/>
          <w:b/>
          <w:sz w:val="40"/>
          <w:szCs w:val="40"/>
        </w:rPr>
        <w:t>Input the Array of Values in Data Segment</w:t>
      </w:r>
    </w:p>
    <w:p w:rsidR="00D2016D" w:rsidRPr="00BC78FF" w:rsidRDefault="00D2016D" w:rsidP="00BC78FF">
      <w:pPr>
        <w:pStyle w:val="ListParagraph"/>
        <w:numPr>
          <w:ilvl w:val="0"/>
          <w:numId w:val="9"/>
        </w:numPr>
        <w:spacing w:after="160" w:line="256" w:lineRule="auto"/>
        <w:rPr>
          <w:rFonts w:ascii="Arial Rounded MT Bold" w:eastAsia="Arial Rounded" w:hAnsi="Arial Rounded MT Bold" w:cs="Arial Rounded"/>
          <w:b/>
          <w:sz w:val="40"/>
          <w:szCs w:val="40"/>
        </w:rPr>
      </w:pPr>
      <w:r w:rsidRPr="00BC78FF">
        <w:rPr>
          <w:rFonts w:ascii="Arial Rounded MT Bold" w:eastAsia="Arial Rounded" w:hAnsi="Arial Rounded MT Bold" w:cs="Arial Rounded"/>
          <w:b/>
          <w:sz w:val="40"/>
          <w:szCs w:val="40"/>
        </w:rPr>
        <w:t>Input the Size of the Array in Data segment</w:t>
      </w:r>
    </w:p>
    <w:p w:rsidR="00D2016D" w:rsidRPr="00BC78FF" w:rsidRDefault="00D2016D" w:rsidP="00BC78FF">
      <w:pPr>
        <w:pStyle w:val="ListParagraph"/>
        <w:numPr>
          <w:ilvl w:val="0"/>
          <w:numId w:val="9"/>
        </w:numPr>
        <w:spacing w:after="160" w:line="256" w:lineRule="auto"/>
        <w:rPr>
          <w:rFonts w:ascii="Arial Rounded MT Bold" w:eastAsia="Arial Rounded" w:hAnsi="Arial Rounded MT Bold" w:cs="Arial Rounded"/>
          <w:b/>
          <w:sz w:val="40"/>
          <w:szCs w:val="40"/>
        </w:rPr>
      </w:pPr>
      <w:r w:rsidRPr="00BC78FF">
        <w:rPr>
          <w:rFonts w:ascii="Arial Rounded MT Bold" w:eastAsia="Arial Rounded" w:hAnsi="Arial Rounded MT Bold" w:cs="Arial Rounded"/>
          <w:b/>
          <w:sz w:val="40"/>
          <w:szCs w:val="40"/>
        </w:rPr>
        <w:t xml:space="preserve">Take SUM and AVG in </w:t>
      </w:r>
      <w:proofErr w:type="spellStart"/>
      <w:r w:rsidRPr="00BC78FF">
        <w:rPr>
          <w:rFonts w:ascii="Arial Rounded MT Bold" w:eastAsia="Arial Rounded" w:hAnsi="Arial Rounded MT Bold" w:cs="Arial Rounded"/>
          <w:b/>
          <w:sz w:val="40"/>
          <w:szCs w:val="40"/>
        </w:rPr>
        <w:t>DataSegment</w:t>
      </w:r>
      <w:proofErr w:type="spellEnd"/>
    </w:p>
    <w:p w:rsidR="00D2016D" w:rsidRPr="00BC78FF" w:rsidRDefault="00D2016D" w:rsidP="00BC78FF">
      <w:pPr>
        <w:pStyle w:val="ListParagraph"/>
        <w:numPr>
          <w:ilvl w:val="0"/>
          <w:numId w:val="9"/>
        </w:numPr>
        <w:spacing w:after="160" w:line="256" w:lineRule="auto"/>
        <w:rPr>
          <w:rFonts w:ascii="Arial Rounded MT Bold" w:eastAsia="Arial Rounded" w:hAnsi="Arial Rounded MT Bold" w:cs="Arial Rounded"/>
          <w:b/>
          <w:sz w:val="40"/>
          <w:szCs w:val="40"/>
        </w:rPr>
      </w:pPr>
      <w:r w:rsidRPr="00BC78FF">
        <w:rPr>
          <w:rFonts w:ascii="Arial Rounded MT Bold" w:eastAsia="Arial Rounded" w:hAnsi="Arial Rounded MT Bold" w:cs="Arial Rounded"/>
          <w:b/>
          <w:sz w:val="40"/>
          <w:szCs w:val="40"/>
        </w:rPr>
        <w:t>Move all the values of the Array to a specified Memory Location(SI) in Code Segment</w:t>
      </w:r>
    </w:p>
    <w:p w:rsidR="00D2016D" w:rsidRPr="00BC78FF" w:rsidRDefault="00D2016D" w:rsidP="00BC78FF">
      <w:pPr>
        <w:pStyle w:val="ListParagraph"/>
        <w:numPr>
          <w:ilvl w:val="0"/>
          <w:numId w:val="9"/>
        </w:numPr>
        <w:spacing w:after="160" w:line="256" w:lineRule="auto"/>
        <w:rPr>
          <w:rFonts w:ascii="Arial Rounded MT Bold" w:eastAsia="Arial Rounded" w:hAnsi="Arial Rounded MT Bold" w:cs="Arial Rounded"/>
          <w:b/>
          <w:sz w:val="40"/>
          <w:szCs w:val="40"/>
        </w:rPr>
      </w:pPr>
      <w:r w:rsidRPr="00BC78FF">
        <w:rPr>
          <w:rFonts w:ascii="Arial Rounded MT Bold" w:eastAsia="Arial Rounded" w:hAnsi="Arial Rounded MT Bold" w:cs="Arial Rounded"/>
          <w:b/>
          <w:sz w:val="40"/>
          <w:szCs w:val="40"/>
        </w:rPr>
        <w:t>Move the size of Array from Data segment in to Counter Register</w:t>
      </w:r>
    </w:p>
    <w:p w:rsidR="00D2016D" w:rsidRPr="00BC78FF" w:rsidRDefault="00D2016D" w:rsidP="00BC78FF">
      <w:pPr>
        <w:pStyle w:val="ListParagraph"/>
        <w:numPr>
          <w:ilvl w:val="0"/>
          <w:numId w:val="9"/>
        </w:numPr>
        <w:spacing w:after="160" w:line="256" w:lineRule="auto"/>
        <w:rPr>
          <w:rFonts w:ascii="Arial Rounded MT Bold" w:eastAsia="Arial Rounded" w:hAnsi="Arial Rounded MT Bold" w:cs="Arial Rounded"/>
          <w:b/>
          <w:sz w:val="40"/>
          <w:szCs w:val="40"/>
        </w:rPr>
      </w:pPr>
      <w:r w:rsidRPr="00BC78FF">
        <w:rPr>
          <w:rFonts w:ascii="Arial Rounded MT Bold" w:eastAsia="Arial Rounded" w:hAnsi="Arial Rounded MT Bold" w:cs="Arial Rounded"/>
          <w:b/>
          <w:sz w:val="40"/>
          <w:szCs w:val="40"/>
        </w:rPr>
        <w:t xml:space="preserve">Now Run a loop and Add move the values in SI location of </w:t>
      </w:r>
      <w:proofErr w:type="spellStart"/>
      <w:r w:rsidRPr="00BC78FF">
        <w:rPr>
          <w:rFonts w:ascii="Arial Rounded MT Bold" w:eastAsia="Arial Rounded" w:hAnsi="Arial Rounded MT Bold" w:cs="Arial Rounded"/>
          <w:b/>
          <w:sz w:val="40"/>
          <w:szCs w:val="40"/>
        </w:rPr>
        <w:t>to</w:t>
      </w:r>
      <w:proofErr w:type="spellEnd"/>
      <w:r w:rsidRPr="00BC78FF">
        <w:rPr>
          <w:rFonts w:ascii="Arial Rounded MT Bold" w:eastAsia="Arial Rounded" w:hAnsi="Arial Rounded MT Bold" w:cs="Arial Rounded"/>
          <w:b/>
          <w:sz w:val="40"/>
          <w:szCs w:val="40"/>
        </w:rPr>
        <w:t xml:space="preserve"> Base Register and add that to Accumulator .Increment the SI value and </w:t>
      </w:r>
    </w:p>
    <w:p w:rsidR="00D2016D" w:rsidRPr="00BC78FF" w:rsidRDefault="00D2016D" w:rsidP="00BC78FF">
      <w:pPr>
        <w:pStyle w:val="ListParagraph"/>
        <w:numPr>
          <w:ilvl w:val="0"/>
          <w:numId w:val="9"/>
        </w:numPr>
        <w:spacing w:after="160" w:line="256" w:lineRule="auto"/>
        <w:rPr>
          <w:rFonts w:ascii="Arial Rounded MT Bold" w:eastAsia="Arial Rounded" w:hAnsi="Arial Rounded MT Bold" w:cs="Arial Rounded"/>
          <w:b/>
          <w:sz w:val="40"/>
          <w:szCs w:val="40"/>
        </w:rPr>
      </w:pPr>
      <w:r w:rsidRPr="00BC78FF">
        <w:rPr>
          <w:rFonts w:ascii="Arial Rounded MT Bold" w:eastAsia="Arial Rounded" w:hAnsi="Arial Rounded MT Bold" w:cs="Arial Rounded"/>
          <w:b/>
          <w:sz w:val="40"/>
          <w:szCs w:val="40"/>
        </w:rPr>
        <w:t>Decrement the Counter Register</w:t>
      </w:r>
    </w:p>
    <w:p w:rsidR="00D2016D" w:rsidRPr="00BC78FF" w:rsidRDefault="00D2016D" w:rsidP="00BC78FF">
      <w:pPr>
        <w:pStyle w:val="ListParagraph"/>
        <w:numPr>
          <w:ilvl w:val="0"/>
          <w:numId w:val="9"/>
        </w:numPr>
        <w:spacing w:after="160" w:line="256" w:lineRule="auto"/>
        <w:rPr>
          <w:rFonts w:ascii="Arial Rounded MT Bold" w:eastAsia="Arial Rounded" w:hAnsi="Arial Rounded MT Bold" w:cs="Arial Rounded"/>
          <w:b/>
          <w:sz w:val="40"/>
          <w:szCs w:val="40"/>
        </w:rPr>
      </w:pPr>
      <w:r w:rsidRPr="00BC78FF">
        <w:rPr>
          <w:rFonts w:ascii="Arial Rounded MT Bold" w:eastAsia="Arial Rounded" w:hAnsi="Arial Rounded MT Bold" w:cs="Arial Rounded"/>
          <w:b/>
          <w:sz w:val="40"/>
          <w:szCs w:val="40"/>
        </w:rPr>
        <w:t xml:space="preserve">Repeat the Process until the Counter becomes 0 </w:t>
      </w:r>
    </w:p>
    <w:p w:rsidR="00BC78FF" w:rsidRPr="00BC78FF" w:rsidRDefault="00D2016D" w:rsidP="00BC78FF">
      <w:pPr>
        <w:pStyle w:val="ListParagraph"/>
        <w:numPr>
          <w:ilvl w:val="0"/>
          <w:numId w:val="9"/>
        </w:numPr>
        <w:spacing w:after="160" w:line="256" w:lineRule="auto"/>
        <w:rPr>
          <w:rFonts w:ascii="Arial Rounded MT Bold" w:eastAsia="Arial Rounded" w:hAnsi="Arial Rounded MT Bold" w:cs="Arial Rounded"/>
          <w:b/>
          <w:sz w:val="40"/>
          <w:szCs w:val="40"/>
        </w:rPr>
      </w:pPr>
      <w:r w:rsidRPr="00BC78FF">
        <w:rPr>
          <w:rFonts w:ascii="Arial Rounded MT Bold" w:eastAsia="Arial Rounded" w:hAnsi="Arial Rounded MT Bold" w:cs="Arial Rounded"/>
          <w:b/>
          <w:sz w:val="40"/>
          <w:szCs w:val="40"/>
        </w:rPr>
        <w:t>The Sum is stored in Accumulator.</w:t>
      </w:r>
    </w:p>
    <w:p w:rsidR="00D2016D" w:rsidRPr="00BC78FF" w:rsidRDefault="00D2016D" w:rsidP="00BC78FF">
      <w:pPr>
        <w:pStyle w:val="ListParagraph"/>
        <w:numPr>
          <w:ilvl w:val="0"/>
          <w:numId w:val="9"/>
        </w:numPr>
        <w:spacing w:after="160" w:line="256" w:lineRule="auto"/>
        <w:rPr>
          <w:rFonts w:ascii="Arial Rounded MT Bold" w:eastAsia="Arial Rounded" w:hAnsi="Arial Rounded MT Bold" w:cs="Arial Rounded"/>
          <w:b/>
          <w:sz w:val="40"/>
          <w:szCs w:val="40"/>
        </w:rPr>
      </w:pPr>
      <w:r w:rsidRPr="00BC78FF">
        <w:rPr>
          <w:rFonts w:ascii="Arial Rounded MT Bold" w:eastAsia="Arial Rounded" w:hAnsi="Arial Rounded MT Bold" w:cs="Arial Rounded"/>
          <w:b/>
          <w:sz w:val="40"/>
          <w:szCs w:val="40"/>
        </w:rPr>
        <w:t>Move Size of Array in to BX</w:t>
      </w:r>
    </w:p>
    <w:p w:rsidR="00D2016D" w:rsidRPr="00BC78FF" w:rsidRDefault="00D2016D" w:rsidP="00BC78FF">
      <w:pPr>
        <w:pStyle w:val="ListParagraph"/>
        <w:numPr>
          <w:ilvl w:val="0"/>
          <w:numId w:val="9"/>
        </w:numPr>
        <w:spacing w:after="160" w:line="256" w:lineRule="auto"/>
        <w:rPr>
          <w:rFonts w:ascii="Arial Rounded MT Bold" w:eastAsia="Arial Rounded" w:hAnsi="Arial Rounded MT Bold" w:cs="Arial Rounded"/>
          <w:b/>
          <w:sz w:val="40"/>
          <w:szCs w:val="40"/>
        </w:rPr>
      </w:pPr>
      <w:r w:rsidRPr="00BC78FF">
        <w:rPr>
          <w:rFonts w:ascii="Arial Rounded MT Bold" w:eastAsia="Arial Rounded" w:hAnsi="Arial Rounded MT Bold" w:cs="Arial Rounded"/>
          <w:b/>
          <w:sz w:val="40"/>
          <w:szCs w:val="40"/>
        </w:rPr>
        <w:t>-Divide the Sum with BX</w:t>
      </w:r>
    </w:p>
    <w:p w:rsidR="00D2016D" w:rsidRPr="00BC78FF" w:rsidRDefault="00D2016D" w:rsidP="00BC78FF">
      <w:pPr>
        <w:pStyle w:val="ListParagraph"/>
        <w:numPr>
          <w:ilvl w:val="0"/>
          <w:numId w:val="9"/>
        </w:numPr>
        <w:spacing w:after="160" w:line="256" w:lineRule="auto"/>
        <w:rPr>
          <w:rFonts w:ascii="Arial Rounded MT Bold" w:eastAsia="Arial Rounded" w:hAnsi="Arial Rounded MT Bold" w:cs="Arial Rounded"/>
          <w:b/>
          <w:sz w:val="40"/>
          <w:szCs w:val="40"/>
        </w:rPr>
      </w:pPr>
      <w:r w:rsidRPr="00BC78FF">
        <w:rPr>
          <w:rFonts w:ascii="Arial Rounded MT Bold" w:eastAsia="Arial Rounded" w:hAnsi="Arial Rounded MT Bold" w:cs="Arial Rounded"/>
          <w:b/>
          <w:sz w:val="40"/>
          <w:szCs w:val="40"/>
        </w:rPr>
        <w:t>-Move the value to AVG</w:t>
      </w:r>
    </w:p>
    <w:p w:rsidR="00027641" w:rsidRPr="00BC78FF" w:rsidRDefault="00027641" w:rsidP="003F712F">
      <w:pPr>
        <w:spacing w:after="160" w:line="254" w:lineRule="auto"/>
        <w:rPr>
          <w:rFonts w:ascii="Arial Rounded MT Bold" w:eastAsia="Arial Rounded" w:hAnsi="Arial Rounded MT Bold" w:cs="Arial Rounded"/>
          <w:b/>
          <w:color w:val="FF0000"/>
          <w:sz w:val="40"/>
          <w:szCs w:val="40"/>
        </w:rPr>
      </w:pPr>
    </w:p>
    <w:p w:rsidR="00027641" w:rsidRPr="00BC78FF" w:rsidRDefault="00027641" w:rsidP="003F712F">
      <w:pPr>
        <w:spacing w:after="160" w:line="254" w:lineRule="auto"/>
        <w:rPr>
          <w:rFonts w:ascii="Arial Rounded MT Bold" w:eastAsia="Arial Rounded" w:hAnsi="Arial Rounded MT Bold" w:cs="Arial Rounded"/>
          <w:b/>
          <w:color w:val="FF0000"/>
          <w:sz w:val="40"/>
          <w:szCs w:val="40"/>
        </w:rPr>
      </w:pPr>
    </w:p>
    <w:p w:rsidR="00BC78FF" w:rsidRPr="00BC78FF" w:rsidRDefault="00BC78FF" w:rsidP="003F712F">
      <w:pPr>
        <w:spacing w:after="160" w:line="254" w:lineRule="auto"/>
        <w:rPr>
          <w:rFonts w:ascii="Arial Rounded MT Bold" w:eastAsia="Arial Rounded" w:hAnsi="Arial Rounded MT Bold" w:cs="Arial Rounded"/>
          <w:b/>
          <w:color w:val="FF0000"/>
          <w:sz w:val="50"/>
          <w:szCs w:val="50"/>
        </w:rPr>
      </w:pPr>
    </w:p>
    <w:p w:rsidR="00D87212" w:rsidRPr="00BC78FF" w:rsidRDefault="00D87212" w:rsidP="003F712F">
      <w:pPr>
        <w:spacing w:after="160" w:line="254" w:lineRule="auto"/>
        <w:rPr>
          <w:rFonts w:ascii="Arial Rounded MT Bold" w:eastAsia="Arial Rounded" w:hAnsi="Arial Rounded MT Bold" w:cs="Arial Rounded"/>
          <w:b/>
          <w:color w:val="FF0000"/>
          <w:sz w:val="50"/>
          <w:szCs w:val="50"/>
        </w:rPr>
      </w:pPr>
      <w:r w:rsidRPr="00BC78FF">
        <w:rPr>
          <w:rFonts w:ascii="Arial Rounded MT Bold" w:eastAsia="Arial Rounded" w:hAnsi="Arial Rounded MT Bold" w:cs="Arial Rounded"/>
          <w:b/>
          <w:color w:val="FF0000"/>
          <w:sz w:val="50"/>
          <w:szCs w:val="50"/>
        </w:rPr>
        <w:lastRenderedPageBreak/>
        <w:t>Flow chart:</w:t>
      </w:r>
    </w:p>
    <w:p w:rsidR="00F17E25" w:rsidRDefault="00027641" w:rsidP="003F712F">
      <w:pPr>
        <w:spacing w:after="160" w:line="254" w:lineRule="auto"/>
        <w:rPr>
          <w:rFonts w:ascii="Arial Rounded MT Bold" w:eastAsia="Arial Rounded" w:hAnsi="Arial Rounded MT Bold" w:cs="Arial Rounded"/>
          <w:b/>
          <w:color w:val="FF0000"/>
          <w:sz w:val="50"/>
          <w:szCs w:val="50"/>
        </w:rPr>
      </w:pPr>
      <w:r w:rsidRPr="00BC78FF">
        <w:rPr>
          <w:rFonts w:ascii="Arial Rounded MT Bold" w:eastAsia="Arial Rounded" w:hAnsi="Arial Rounded MT Bold" w:cs="Arial Rounded"/>
          <w:b/>
          <w:noProof/>
          <w:color w:val="00B050"/>
          <w:sz w:val="40"/>
          <w:szCs w:val="40"/>
          <w:lang w:val="en-US" w:eastAsia="en-US"/>
        </w:rPr>
        <w:drawing>
          <wp:inline distT="0" distB="0" distL="0" distR="0" wp14:anchorId="48F0C818" wp14:editId="58391875">
            <wp:extent cx="5673090" cy="7508838"/>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R (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74458" cy="7510649"/>
                    </a:xfrm>
                    <a:prstGeom prst="rect">
                      <a:avLst/>
                    </a:prstGeom>
                  </pic:spPr>
                </pic:pic>
              </a:graphicData>
            </a:graphic>
          </wp:inline>
        </w:drawing>
      </w:r>
    </w:p>
    <w:p w:rsidR="003F712F" w:rsidRPr="00F17E25" w:rsidRDefault="003F712F" w:rsidP="003F712F">
      <w:pPr>
        <w:spacing w:after="160" w:line="254" w:lineRule="auto"/>
        <w:rPr>
          <w:rFonts w:ascii="Arial Rounded MT Bold" w:eastAsia="Arial Rounded" w:hAnsi="Arial Rounded MT Bold" w:cs="Arial Rounded"/>
          <w:b/>
          <w:color w:val="FF0000"/>
          <w:sz w:val="50"/>
          <w:szCs w:val="50"/>
        </w:rPr>
      </w:pPr>
      <w:r w:rsidRPr="00BC78FF">
        <w:rPr>
          <w:rFonts w:ascii="Arial Rounded MT Bold" w:eastAsia="Arial Rounded" w:hAnsi="Arial Rounded MT Bold" w:cs="Arial Rounded"/>
          <w:b/>
          <w:color w:val="244061"/>
          <w:sz w:val="40"/>
          <w:szCs w:val="40"/>
        </w:rPr>
        <w:lastRenderedPageBreak/>
        <w:t>Design and Calculations:</w:t>
      </w:r>
    </w:p>
    <w:p w:rsidR="00F17E25" w:rsidRPr="00F17E25" w:rsidRDefault="00D2016D" w:rsidP="00D2016D">
      <w:pPr>
        <w:spacing w:after="160" w:line="256" w:lineRule="auto"/>
        <w:rPr>
          <w:rFonts w:ascii="Arial Rounded MT Bold" w:eastAsia="Arial Rounded" w:hAnsi="Arial Rounded MT Bold" w:cs="Arial Rounded"/>
          <w:b/>
          <w:noProof/>
          <w:sz w:val="28"/>
          <w:szCs w:val="28"/>
          <w:lang w:val="en-US" w:eastAsia="en-US"/>
        </w:rPr>
      </w:pPr>
      <w:r w:rsidRPr="00F17E25">
        <w:rPr>
          <w:rFonts w:ascii="Arial Rounded MT Bold" w:eastAsia="Arial Rounded" w:hAnsi="Arial Rounded MT Bold" w:cs="Arial Rounded"/>
          <w:b/>
          <w:sz w:val="28"/>
          <w:szCs w:val="28"/>
        </w:rPr>
        <w:t xml:space="preserve">Input the Array of Values(001H, 023H, 045H, 067H, 042H, 04BH, 012H, 0EFH   ) in Data Segment .Input the Size of the Array(8) in Data </w:t>
      </w:r>
      <w:proofErr w:type="spellStart"/>
      <w:r w:rsidRPr="00F17E25">
        <w:rPr>
          <w:rFonts w:ascii="Arial Rounded MT Bold" w:eastAsia="Arial Rounded" w:hAnsi="Arial Rounded MT Bold" w:cs="Arial Rounded"/>
          <w:b/>
          <w:sz w:val="28"/>
          <w:szCs w:val="28"/>
        </w:rPr>
        <w:t>segment.Move</w:t>
      </w:r>
      <w:proofErr w:type="spellEnd"/>
      <w:r w:rsidRPr="00F17E25">
        <w:rPr>
          <w:rFonts w:ascii="Arial Rounded MT Bold" w:eastAsia="Arial Rounded" w:hAnsi="Arial Rounded MT Bold" w:cs="Arial Rounded"/>
          <w:b/>
          <w:sz w:val="28"/>
          <w:szCs w:val="28"/>
        </w:rPr>
        <w:t xml:space="preserve"> all the values of the Array to a specified Memory Location(SI) in Code </w:t>
      </w:r>
      <w:proofErr w:type="spellStart"/>
      <w:r w:rsidRPr="00F17E25">
        <w:rPr>
          <w:rFonts w:ascii="Arial Rounded MT Bold" w:eastAsia="Arial Rounded" w:hAnsi="Arial Rounded MT Bold" w:cs="Arial Rounded"/>
          <w:b/>
          <w:sz w:val="28"/>
          <w:szCs w:val="28"/>
        </w:rPr>
        <w:t>Segment.Move</w:t>
      </w:r>
      <w:proofErr w:type="spellEnd"/>
      <w:r w:rsidRPr="00F17E25">
        <w:rPr>
          <w:rFonts w:ascii="Arial Rounded MT Bold" w:eastAsia="Arial Rounded" w:hAnsi="Arial Rounded MT Bold" w:cs="Arial Rounded"/>
          <w:b/>
          <w:sz w:val="28"/>
          <w:szCs w:val="28"/>
        </w:rPr>
        <w:t xml:space="preserve"> the size of Array from Data segment in to Counter </w:t>
      </w:r>
      <w:proofErr w:type="spellStart"/>
      <w:r w:rsidRPr="00F17E25">
        <w:rPr>
          <w:rFonts w:ascii="Arial Rounded MT Bold" w:eastAsia="Arial Rounded" w:hAnsi="Arial Rounded MT Bold" w:cs="Arial Rounded"/>
          <w:b/>
          <w:sz w:val="28"/>
          <w:szCs w:val="28"/>
        </w:rPr>
        <w:t>Register.Now</w:t>
      </w:r>
      <w:proofErr w:type="spellEnd"/>
      <w:r w:rsidRPr="00F17E25">
        <w:rPr>
          <w:rFonts w:ascii="Arial Rounded MT Bold" w:eastAsia="Arial Rounded" w:hAnsi="Arial Rounded MT Bold" w:cs="Arial Rounded"/>
          <w:b/>
          <w:sz w:val="28"/>
          <w:szCs w:val="28"/>
        </w:rPr>
        <w:t xml:space="preserve"> Run a loop and Add move the values in SI location of </w:t>
      </w:r>
      <w:proofErr w:type="spellStart"/>
      <w:r w:rsidRPr="00F17E25">
        <w:rPr>
          <w:rFonts w:ascii="Arial Rounded MT Bold" w:eastAsia="Arial Rounded" w:hAnsi="Arial Rounded MT Bold" w:cs="Arial Rounded"/>
          <w:b/>
          <w:sz w:val="28"/>
          <w:szCs w:val="28"/>
        </w:rPr>
        <w:t>to</w:t>
      </w:r>
      <w:proofErr w:type="spellEnd"/>
      <w:r w:rsidRPr="00F17E25">
        <w:rPr>
          <w:rFonts w:ascii="Arial Rounded MT Bold" w:eastAsia="Arial Rounded" w:hAnsi="Arial Rounded MT Bold" w:cs="Arial Rounded"/>
          <w:b/>
          <w:sz w:val="28"/>
          <w:szCs w:val="28"/>
        </w:rPr>
        <w:t xml:space="preserve"> Base Register and add that to Accumulator .Increment the SI value and Decrement the Counter </w:t>
      </w:r>
      <w:proofErr w:type="spellStart"/>
      <w:r w:rsidRPr="00F17E25">
        <w:rPr>
          <w:rFonts w:ascii="Arial Rounded MT Bold" w:eastAsia="Arial Rounded" w:hAnsi="Arial Rounded MT Bold" w:cs="Arial Rounded"/>
          <w:b/>
          <w:sz w:val="28"/>
          <w:szCs w:val="28"/>
        </w:rPr>
        <w:t>Register.Repeat</w:t>
      </w:r>
      <w:proofErr w:type="spellEnd"/>
      <w:r w:rsidRPr="00F17E25">
        <w:rPr>
          <w:rFonts w:ascii="Arial Rounded MT Bold" w:eastAsia="Arial Rounded" w:hAnsi="Arial Rounded MT Bold" w:cs="Arial Rounded"/>
          <w:b/>
          <w:sz w:val="28"/>
          <w:szCs w:val="28"/>
        </w:rPr>
        <w:t xml:space="preserve"> the Process until the Counter becomes 0 .The Sum is stored in Accumulator.</w:t>
      </w:r>
      <w:r w:rsidRPr="00F17E25">
        <w:rPr>
          <w:rFonts w:ascii="Arial Rounded MT Bold" w:eastAsia="Arial Rounded" w:hAnsi="Arial Rounded MT Bold" w:cs="Arial Rounded"/>
          <w:b/>
          <w:sz w:val="28"/>
          <w:szCs w:val="28"/>
        </w:rPr>
        <w:t xml:space="preserve"> </w:t>
      </w:r>
      <w:r w:rsidRPr="00F17E25">
        <w:rPr>
          <w:rFonts w:ascii="Arial Rounded MT Bold" w:eastAsia="Arial Rounded" w:hAnsi="Arial Rounded MT Bold" w:cs="Arial Rounded"/>
          <w:b/>
          <w:sz w:val="28"/>
          <w:szCs w:val="28"/>
        </w:rPr>
        <w:t xml:space="preserve"> Move Size of Array in to </w:t>
      </w:r>
      <w:proofErr w:type="spellStart"/>
      <w:r w:rsidRPr="00F17E25">
        <w:rPr>
          <w:rFonts w:ascii="Arial Rounded MT Bold" w:eastAsia="Arial Rounded" w:hAnsi="Arial Rounded MT Bold" w:cs="Arial Rounded"/>
          <w:b/>
          <w:sz w:val="28"/>
          <w:szCs w:val="28"/>
        </w:rPr>
        <w:t>BX</w:t>
      </w:r>
      <w:r w:rsidRPr="00F17E25">
        <w:rPr>
          <w:rFonts w:ascii="Arial Rounded MT Bold" w:eastAsia="Arial Rounded" w:hAnsi="Arial Rounded MT Bold" w:cs="Arial Rounded"/>
          <w:b/>
          <w:sz w:val="28"/>
          <w:szCs w:val="28"/>
        </w:rPr>
        <w:t>.Divide</w:t>
      </w:r>
      <w:proofErr w:type="spellEnd"/>
      <w:r w:rsidRPr="00F17E25">
        <w:rPr>
          <w:rFonts w:ascii="Arial Rounded MT Bold" w:eastAsia="Arial Rounded" w:hAnsi="Arial Rounded MT Bold" w:cs="Arial Rounded"/>
          <w:b/>
          <w:sz w:val="28"/>
          <w:szCs w:val="28"/>
        </w:rPr>
        <w:t xml:space="preserve"> the Sum with </w:t>
      </w:r>
      <w:proofErr w:type="spellStart"/>
      <w:r w:rsidRPr="00F17E25">
        <w:rPr>
          <w:rFonts w:ascii="Arial Rounded MT Bold" w:eastAsia="Arial Rounded" w:hAnsi="Arial Rounded MT Bold" w:cs="Arial Rounded"/>
          <w:b/>
          <w:sz w:val="28"/>
          <w:szCs w:val="28"/>
        </w:rPr>
        <w:t>BX.</w:t>
      </w:r>
      <w:r w:rsidRPr="00F17E25">
        <w:rPr>
          <w:rFonts w:ascii="Arial Rounded MT Bold" w:eastAsia="Arial Rounded" w:hAnsi="Arial Rounded MT Bold" w:cs="Arial Rounded"/>
          <w:b/>
          <w:sz w:val="28"/>
          <w:szCs w:val="28"/>
        </w:rPr>
        <w:t>Move</w:t>
      </w:r>
      <w:proofErr w:type="spellEnd"/>
      <w:r w:rsidRPr="00F17E25">
        <w:rPr>
          <w:rFonts w:ascii="Arial Rounded MT Bold" w:eastAsia="Arial Rounded" w:hAnsi="Arial Rounded MT Bold" w:cs="Arial Rounded"/>
          <w:b/>
          <w:sz w:val="28"/>
          <w:szCs w:val="28"/>
        </w:rPr>
        <w:t xml:space="preserve"> the value to AVG</w:t>
      </w:r>
      <w:r w:rsidR="00F17E25" w:rsidRPr="00F17E25">
        <w:rPr>
          <w:rFonts w:ascii="Arial Rounded MT Bold" w:eastAsia="Arial Rounded" w:hAnsi="Arial Rounded MT Bold" w:cs="Arial Rounded"/>
          <w:b/>
          <w:noProof/>
          <w:sz w:val="28"/>
          <w:szCs w:val="28"/>
          <w:lang w:val="en-US" w:eastAsia="en-US"/>
        </w:rPr>
        <w:t xml:space="preserve"> </w:t>
      </w:r>
    </w:p>
    <w:p w:rsidR="00D2016D" w:rsidRPr="00BC78FF" w:rsidRDefault="00F17E25" w:rsidP="00D2016D">
      <w:pPr>
        <w:spacing w:after="160" w:line="256" w:lineRule="auto"/>
        <w:rPr>
          <w:rFonts w:ascii="Arial Rounded MT Bold" w:eastAsia="Arial Rounded" w:hAnsi="Arial Rounded MT Bold" w:cs="Arial Rounded"/>
          <w:b/>
          <w:sz w:val="36"/>
          <w:szCs w:val="36"/>
        </w:rPr>
      </w:pPr>
      <w:r>
        <w:rPr>
          <w:rFonts w:ascii="Arial Rounded MT Bold" w:eastAsia="Arial Rounded" w:hAnsi="Arial Rounded MT Bold" w:cs="Arial Rounded"/>
          <w:b/>
          <w:noProof/>
          <w:sz w:val="36"/>
          <w:szCs w:val="36"/>
          <w:lang w:val="en-US" w:eastAsia="en-US"/>
        </w:rPr>
        <w:drawing>
          <wp:inline distT="0" distB="0" distL="0" distR="0" wp14:anchorId="78EEE266" wp14:editId="7F705CCF">
            <wp:extent cx="4916672" cy="452415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1-10-11 at 12.36.16 (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23540" cy="4530473"/>
                    </a:xfrm>
                    <a:prstGeom prst="rect">
                      <a:avLst/>
                    </a:prstGeom>
                  </pic:spPr>
                </pic:pic>
              </a:graphicData>
            </a:graphic>
          </wp:inline>
        </w:drawing>
      </w:r>
    </w:p>
    <w:p w:rsidR="00D2016D" w:rsidRPr="00BC78FF" w:rsidRDefault="00D2016D" w:rsidP="00D2016D">
      <w:pPr>
        <w:spacing w:after="160" w:line="256" w:lineRule="auto"/>
        <w:rPr>
          <w:rFonts w:ascii="Arial Rounded MT Bold" w:eastAsia="Arial Rounded" w:hAnsi="Arial Rounded MT Bold" w:cs="Arial Rounded"/>
          <w:b/>
          <w:color w:val="244061"/>
          <w:sz w:val="40"/>
          <w:szCs w:val="40"/>
        </w:rPr>
      </w:pPr>
    </w:p>
    <w:p w:rsidR="00F17E25" w:rsidRDefault="00F17E25" w:rsidP="003F712F">
      <w:pPr>
        <w:spacing w:after="160" w:line="254" w:lineRule="auto"/>
        <w:rPr>
          <w:rFonts w:ascii="Arial Rounded MT Bold" w:eastAsia="Arial Rounded" w:hAnsi="Arial Rounded MT Bold" w:cs="Arial Rounded"/>
          <w:b/>
          <w:color w:val="244061"/>
          <w:sz w:val="40"/>
          <w:szCs w:val="40"/>
        </w:rPr>
      </w:pPr>
    </w:p>
    <w:p w:rsidR="003F712F" w:rsidRPr="00BC78FF" w:rsidRDefault="003F712F" w:rsidP="003F712F">
      <w:pPr>
        <w:spacing w:after="160" w:line="254" w:lineRule="auto"/>
        <w:rPr>
          <w:rFonts w:ascii="Arial Rounded MT Bold" w:eastAsia="Arial Rounded" w:hAnsi="Arial Rounded MT Bold" w:cs="Arial Rounded"/>
          <w:b/>
          <w:color w:val="244061"/>
          <w:sz w:val="40"/>
          <w:szCs w:val="40"/>
        </w:rPr>
      </w:pPr>
      <w:r w:rsidRPr="00BC78FF">
        <w:rPr>
          <w:rFonts w:ascii="Arial Rounded MT Bold" w:eastAsia="Arial Rounded" w:hAnsi="Arial Rounded MT Bold" w:cs="Arial Rounded"/>
          <w:b/>
          <w:color w:val="244061"/>
          <w:sz w:val="40"/>
          <w:szCs w:val="40"/>
        </w:rPr>
        <w:lastRenderedPageBreak/>
        <w:t>Program Code:</w:t>
      </w:r>
    </w:p>
    <w:p w:rsidR="00C07894" w:rsidRPr="00BC78FF" w:rsidRDefault="00C07894" w:rsidP="00C07894">
      <w:pPr>
        <w:spacing w:after="160" w:line="254" w:lineRule="auto"/>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 xml:space="preserve">ASSUME CS: </w:t>
      </w:r>
      <w:proofErr w:type="gramStart"/>
      <w:r w:rsidRPr="00BC78FF">
        <w:rPr>
          <w:rFonts w:ascii="Arial Rounded MT Bold" w:eastAsia="Arial Rounded" w:hAnsi="Arial Rounded MT Bold" w:cs="Arial Rounded"/>
          <w:b/>
          <w:sz w:val="36"/>
          <w:szCs w:val="36"/>
        </w:rPr>
        <w:t>CODE ,DS</w:t>
      </w:r>
      <w:proofErr w:type="gramEnd"/>
      <w:r w:rsidRPr="00BC78FF">
        <w:rPr>
          <w:rFonts w:ascii="Arial Rounded MT Bold" w:eastAsia="Arial Rounded" w:hAnsi="Arial Rounded MT Bold" w:cs="Arial Rounded"/>
          <w:b/>
          <w:sz w:val="36"/>
          <w:szCs w:val="36"/>
        </w:rPr>
        <w:t xml:space="preserve">: DATA  </w:t>
      </w:r>
    </w:p>
    <w:p w:rsidR="00C07894" w:rsidRPr="00BC78FF" w:rsidRDefault="00C07894" w:rsidP="00C07894">
      <w:pPr>
        <w:spacing w:after="160" w:line="254" w:lineRule="auto"/>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 xml:space="preserve">DATA SEGMENT </w:t>
      </w:r>
    </w:p>
    <w:p w:rsidR="00F43129" w:rsidRPr="00BC78FF" w:rsidRDefault="00C07894" w:rsidP="00C07894">
      <w:pPr>
        <w:spacing w:after="160" w:line="254" w:lineRule="auto"/>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 xml:space="preserve">    ARR DB 001H, 023H, 045H, 067H, </w:t>
      </w:r>
      <w:r w:rsidR="00F43129" w:rsidRPr="00BC78FF">
        <w:rPr>
          <w:rFonts w:ascii="Arial Rounded MT Bold" w:eastAsia="Arial Rounded" w:hAnsi="Arial Rounded MT Bold" w:cs="Arial Rounded"/>
          <w:b/>
          <w:sz w:val="36"/>
          <w:szCs w:val="36"/>
        </w:rPr>
        <w:t>042H, 04BH, 012H, 0EFH</w:t>
      </w:r>
      <w:r w:rsidRPr="00BC78FF">
        <w:rPr>
          <w:rFonts w:ascii="Arial Rounded MT Bold" w:eastAsia="Arial Rounded" w:hAnsi="Arial Rounded MT Bold" w:cs="Arial Rounded"/>
          <w:b/>
          <w:sz w:val="36"/>
          <w:szCs w:val="36"/>
        </w:rPr>
        <w:t xml:space="preserve">    </w:t>
      </w:r>
    </w:p>
    <w:p w:rsidR="00C07894" w:rsidRPr="00BC78FF" w:rsidRDefault="00F43129" w:rsidP="00C07894">
      <w:pPr>
        <w:spacing w:after="160" w:line="254" w:lineRule="auto"/>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 xml:space="preserve">    </w:t>
      </w:r>
      <w:r w:rsidR="00C07894" w:rsidRPr="00BC78FF">
        <w:rPr>
          <w:rFonts w:ascii="Arial Rounded MT Bold" w:eastAsia="Arial Rounded" w:hAnsi="Arial Rounded MT Bold" w:cs="Arial Rounded"/>
          <w:b/>
          <w:sz w:val="36"/>
          <w:szCs w:val="36"/>
        </w:rPr>
        <w:t>N DW 08H</w:t>
      </w:r>
    </w:p>
    <w:p w:rsidR="00C07894" w:rsidRPr="00BC78FF" w:rsidRDefault="00C07894" w:rsidP="00C07894">
      <w:pPr>
        <w:spacing w:after="160" w:line="254" w:lineRule="auto"/>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 xml:space="preserve">    SUM DW 01 DUP (?)  </w:t>
      </w:r>
    </w:p>
    <w:p w:rsidR="00C07894" w:rsidRPr="00BC78FF" w:rsidRDefault="00C07894" w:rsidP="00C07894">
      <w:pPr>
        <w:spacing w:after="160" w:line="254" w:lineRule="auto"/>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 xml:space="preserve">    AVG DW 01 DUP (?) </w:t>
      </w:r>
    </w:p>
    <w:p w:rsidR="00C07894" w:rsidRPr="00BC78FF" w:rsidRDefault="00C07894" w:rsidP="00C07894">
      <w:pPr>
        <w:spacing w:after="160" w:line="254" w:lineRule="auto"/>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 xml:space="preserve">    DATA ENDS       </w:t>
      </w:r>
    </w:p>
    <w:p w:rsidR="00C07894" w:rsidRPr="00BC78FF" w:rsidRDefault="00C07894" w:rsidP="00C07894">
      <w:pPr>
        <w:spacing w:after="160" w:line="254" w:lineRule="auto"/>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CODE SEGMENT</w:t>
      </w:r>
    </w:p>
    <w:p w:rsidR="00C07894" w:rsidRPr="00BC78FF" w:rsidRDefault="00C07894" w:rsidP="00C07894">
      <w:pPr>
        <w:spacing w:after="160" w:line="254" w:lineRule="auto"/>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 xml:space="preserve">    START: </w:t>
      </w:r>
    </w:p>
    <w:p w:rsidR="00C07894" w:rsidRPr="00BC78FF" w:rsidRDefault="00C07894" w:rsidP="00C07894">
      <w:pPr>
        <w:spacing w:after="160" w:line="254" w:lineRule="auto"/>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 xml:space="preserve">    MOV AX, @DATA</w:t>
      </w:r>
    </w:p>
    <w:p w:rsidR="00C07894" w:rsidRPr="00BC78FF" w:rsidRDefault="00C07894" w:rsidP="00C07894">
      <w:pPr>
        <w:spacing w:after="160" w:line="254" w:lineRule="auto"/>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 xml:space="preserve">    MOV DS, AX</w:t>
      </w:r>
    </w:p>
    <w:p w:rsidR="00C07894" w:rsidRPr="00BC78FF" w:rsidRDefault="00C07894" w:rsidP="00C07894">
      <w:pPr>
        <w:spacing w:after="160" w:line="254" w:lineRule="auto"/>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 xml:space="preserve">    MOV CX, N     </w:t>
      </w:r>
    </w:p>
    <w:p w:rsidR="00C07894" w:rsidRPr="00BC78FF" w:rsidRDefault="00C07894" w:rsidP="00C07894">
      <w:pPr>
        <w:spacing w:after="160" w:line="254" w:lineRule="auto"/>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 xml:space="preserve">    MOV AX, 0000H</w:t>
      </w:r>
    </w:p>
    <w:p w:rsidR="00C07894" w:rsidRPr="00BC78FF" w:rsidRDefault="00C07894" w:rsidP="00C07894">
      <w:pPr>
        <w:spacing w:after="160" w:line="254" w:lineRule="auto"/>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 xml:space="preserve">    MOV SI, OFFSET ARR     </w:t>
      </w:r>
    </w:p>
    <w:p w:rsidR="00C07894" w:rsidRPr="00BC78FF" w:rsidRDefault="00C07894" w:rsidP="00C07894">
      <w:pPr>
        <w:spacing w:after="160" w:line="254" w:lineRule="auto"/>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 xml:space="preserve">    ABC:         </w:t>
      </w:r>
    </w:p>
    <w:p w:rsidR="00C07894" w:rsidRPr="00BC78FF" w:rsidRDefault="00C07894" w:rsidP="00C07894">
      <w:pPr>
        <w:spacing w:after="160" w:line="254" w:lineRule="auto"/>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 xml:space="preserve">    MOV BL, [SI]</w:t>
      </w:r>
    </w:p>
    <w:p w:rsidR="00C07894" w:rsidRPr="00BC78FF" w:rsidRDefault="00C07894" w:rsidP="00C07894">
      <w:pPr>
        <w:spacing w:after="160" w:line="254" w:lineRule="auto"/>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 xml:space="preserve">    INC SI</w:t>
      </w:r>
    </w:p>
    <w:p w:rsidR="00C07894" w:rsidRPr="00BC78FF" w:rsidRDefault="00C07894" w:rsidP="00C07894">
      <w:pPr>
        <w:spacing w:after="160" w:line="254" w:lineRule="auto"/>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 xml:space="preserve">    ADD AX, BX</w:t>
      </w:r>
    </w:p>
    <w:p w:rsidR="00C07894" w:rsidRPr="00BC78FF" w:rsidRDefault="00C07894" w:rsidP="00C07894">
      <w:pPr>
        <w:spacing w:after="160" w:line="254" w:lineRule="auto"/>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 xml:space="preserve">    DEC CX</w:t>
      </w:r>
    </w:p>
    <w:p w:rsidR="00C07894" w:rsidRPr="00BC78FF" w:rsidRDefault="00C07894" w:rsidP="00C07894">
      <w:pPr>
        <w:spacing w:after="160" w:line="254" w:lineRule="auto"/>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 xml:space="preserve">    JNZ ABC</w:t>
      </w:r>
    </w:p>
    <w:p w:rsidR="00C07894" w:rsidRPr="00BC78FF" w:rsidRDefault="00C07894" w:rsidP="00C07894">
      <w:pPr>
        <w:spacing w:after="160" w:line="254" w:lineRule="auto"/>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lastRenderedPageBreak/>
        <w:t xml:space="preserve">    MOV SUM, AX </w:t>
      </w:r>
    </w:p>
    <w:p w:rsidR="00C07894" w:rsidRPr="00BC78FF" w:rsidRDefault="00C07894" w:rsidP="00C07894">
      <w:pPr>
        <w:spacing w:after="160" w:line="254" w:lineRule="auto"/>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 xml:space="preserve">    MOV CX, AX</w:t>
      </w:r>
    </w:p>
    <w:p w:rsidR="00C07894" w:rsidRPr="00BC78FF" w:rsidRDefault="00C07894" w:rsidP="00C07894">
      <w:pPr>
        <w:spacing w:after="160" w:line="254" w:lineRule="auto"/>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 xml:space="preserve">    MOV BX, N</w:t>
      </w:r>
    </w:p>
    <w:p w:rsidR="00C07894" w:rsidRPr="00BC78FF" w:rsidRDefault="00C07894" w:rsidP="00C07894">
      <w:pPr>
        <w:spacing w:after="160" w:line="254" w:lineRule="auto"/>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 xml:space="preserve">    DIV BX</w:t>
      </w:r>
    </w:p>
    <w:p w:rsidR="00C07894" w:rsidRPr="00BC78FF" w:rsidRDefault="00C07894" w:rsidP="00C07894">
      <w:pPr>
        <w:spacing w:after="160" w:line="254" w:lineRule="auto"/>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 xml:space="preserve">    MOV AVG, AX</w:t>
      </w:r>
    </w:p>
    <w:p w:rsidR="00C07894" w:rsidRPr="00BC78FF" w:rsidRDefault="00C07894" w:rsidP="00C07894">
      <w:pPr>
        <w:spacing w:after="160" w:line="254" w:lineRule="auto"/>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 xml:space="preserve">    INT 21H</w:t>
      </w:r>
    </w:p>
    <w:p w:rsidR="00C07894" w:rsidRPr="00BC78FF" w:rsidRDefault="00C07894" w:rsidP="00C07894">
      <w:pPr>
        <w:spacing w:after="160" w:line="254" w:lineRule="auto"/>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 xml:space="preserve">    CODE ENDS</w:t>
      </w:r>
    </w:p>
    <w:p w:rsidR="003F712F" w:rsidRPr="00BC78FF" w:rsidRDefault="00C07894" w:rsidP="00C07894">
      <w:pPr>
        <w:spacing w:after="160" w:line="254" w:lineRule="auto"/>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END START</w:t>
      </w:r>
    </w:p>
    <w:p w:rsidR="003F712F" w:rsidRPr="00BC78FF" w:rsidRDefault="003F712F" w:rsidP="003F712F">
      <w:pPr>
        <w:spacing w:after="160" w:line="254" w:lineRule="auto"/>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 xml:space="preserve">    </w:t>
      </w:r>
    </w:p>
    <w:p w:rsidR="003F712F" w:rsidRPr="00BC78FF" w:rsidRDefault="00F43129" w:rsidP="003F712F">
      <w:pPr>
        <w:spacing w:after="160" w:line="254" w:lineRule="auto"/>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drawing>
          <wp:inline distT="0" distB="0" distL="0" distR="0" wp14:anchorId="523189A3" wp14:editId="0236EEC1">
            <wp:extent cx="5943600" cy="33756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75660"/>
                    </a:xfrm>
                    <a:prstGeom prst="rect">
                      <a:avLst/>
                    </a:prstGeom>
                  </pic:spPr>
                </pic:pic>
              </a:graphicData>
            </a:graphic>
          </wp:inline>
        </w:drawing>
      </w:r>
    </w:p>
    <w:p w:rsidR="00F43129" w:rsidRPr="00BC78FF" w:rsidRDefault="00F43129" w:rsidP="003F712F">
      <w:pPr>
        <w:spacing w:after="160" w:line="254" w:lineRule="auto"/>
        <w:rPr>
          <w:rFonts w:ascii="Arial Rounded MT Bold" w:eastAsia="Arial Rounded" w:hAnsi="Arial Rounded MT Bold" w:cs="Arial Rounded"/>
          <w:b/>
          <w:color w:val="244061"/>
          <w:sz w:val="40"/>
          <w:szCs w:val="40"/>
        </w:rPr>
      </w:pPr>
    </w:p>
    <w:p w:rsidR="003F712F" w:rsidRPr="00BC78FF" w:rsidRDefault="003F712F" w:rsidP="003F712F">
      <w:pPr>
        <w:spacing w:after="160" w:line="254" w:lineRule="auto"/>
        <w:rPr>
          <w:rFonts w:ascii="Arial Rounded MT Bold" w:eastAsia="Arial Rounded" w:hAnsi="Arial Rounded MT Bold" w:cs="Arial Rounded"/>
          <w:b/>
          <w:color w:val="244061"/>
          <w:sz w:val="40"/>
          <w:szCs w:val="40"/>
        </w:rPr>
      </w:pPr>
      <w:r w:rsidRPr="00BC78FF">
        <w:rPr>
          <w:rFonts w:ascii="Arial Rounded MT Bold" w:eastAsia="Arial Rounded" w:hAnsi="Arial Rounded MT Bold" w:cs="Arial Rounded"/>
          <w:b/>
          <w:color w:val="244061"/>
          <w:sz w:val="40"/>
          <w:szCs w:val="40"/>
        </w:rPr>
        <w:lastRenderedPageBreak/>
        <w:t>Output:</w:t>
      </w:r>
      <w:r w:rsidR="00C07894" w:rsidRPr="00BC78FF">
        <w:rPr>
          <w:rFonts w:ascii="Arial Rounded MT Bold" w:hAnsi="Arial Rounded MT Bold"/>
          <w:noProof/>
          <w:lang w:val="en-US" w:eastAsia="en-US"/>
        </w:rPr>
        <w:t xml:space="preserve"> </w:t>
      </w:r>
      <w:r w:rsidR="00FD0576" w:rsidRPr="00BC78FF">
        <w:rPr>
          <w:rFonts w:ascii="Arial Rounded MT Bold" w:hAnsi="Arial Rounded MT Bold"/>
          <w:noProof/>
          <w:lang w:val="en-US" w:eastAsia="en-US"/>
        </w:rPr>
        <w:drawing>
          <wp:inline distT="0" distB="0" distL="0" distR="0" wp14:anchorId="29E4F1F5" wp14:editId="54A48E57">
            <wp:extent cx="5943600" cy="2922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22905"/>
                    </a:xfrm>
                    <a:prstGeom prst="rect">
                      <a:avLst/>
                    </a:prstGeom>
                  </pic:spPr>
                </pic:pic>
              </a:graphicData>
            </a:graphic>
          </wp:inline>
        </w:drawing>
      </w:r>
    </w:p>
    <w:p w:rsidR="003F712F" w:rsidRPr="00BC78FF" w:rsidRDefault="003F712F" w:rsidP="003F712F">
      <w:pPr>
        <w:spacing w:after="160" w:line="254" w:lineRule="auto"/>
        <w:rPr>
          <w:rFonts w:ascii="Arial Rounded MT Bold" w:eastAsia="Arial Rounded" w:hAnsi="Arial Rounded MT Bold" w:cs="Arial Rounded"/>
          <w:b/>
          <w:sz w:val="36"/>
          <w:szCs w:val="36"/>
        </w:rPr>
      </w:pPr>
    </w:p>
    <w:p w:rsidR="003F712F" w:rsidRPr="00BC78FF" w:rsidRDefault="003F712F" w:rsidP="003F712F">
      <w:pPr>
        <w:spacing w:after="160" w:line="254" w:lineRule="auto"/>
        <w:rPr>
          <w:rFonts w:ascii="Arial Rounded MT Bold" w:eastAsia="Arial Rounded" w:hAnsi="Arial Rounded MT Bold" w:cs="Arial Rounded"/>
          <w:b/>
          <w:color w:val="244061"/>
          <w:sz w:val="40"/>
          <w:szCs w:val="40"/>
        </w:rPr>
      </w:pPr>
      <w:r w:rsidRPr="00BC78FF">
        <w:rPr>
          <w:rFonts w:ascii="Arial Rounded MT Bold" w:eastAsia="Arial Rounded" w:hAnsi="Arial Rounded MT Bold" w:cs="Arial Rounded"/>
          <w:b/>
          <w:color w:val="244061"/>
          <w:sz w:val="40"/>
          <w:szCs w:val="40"/>
        </w:rPr>
        <w:t>Result and Inference:</w:t>
      </w:r>
    </w:p>
    <w:p w:rsidR="003F712F" w:rsidRPr="00BC78FF" w:rsidRDefault="003F712F" w:rsidP="003F712F">
      <w:pPr>
        <w:spacing w:after="160" w:line="254" w:lineRule="auto"/>
        <w:rPr>
          <w:rFonts w:ascii="Arial Rounded MT Bold" w:eastAsia="Arial Rounded" w:hAnsi="Arial Rounded MT Bold" w:cs="Arial Rounded"/>
          <w:b/>
          <w:sz w:val="34"/>
          <w:szCs w:val="34"/>
        </w:rPr>
      </w:pPr>
      <w:r w:rsidRPr="00BC78FF">
        <w:rPr>
          <w:rFonts w:ascii="Arial Rounded MT Bold" w:eastAsia="Arial Rounded" w:hAnsi="Arial Rounded MT Bold" w:cs="Arial Rounded"/>
          <w:b/>
          <w:sz w:val="34"/>
          <w:szCs w:val="34"/>
        </w:rPr>
        <w:t xml:space="preserve">-The </w:t>
      </w:r>
      <w:r w:rsidR="00FD0576" w:rsidRPr="00BC78FF">
        <w:rPr>
          <w:rFonts w:ascii="Arial Rounded MT Bold" w:eastAsia="Arial Rounded" w:hAnsi="Arial Rounded MT Bold" w:cs="Arial Rounded"/>
          <w:b/>
          <w:sz w:val="34"/>
          <w:szCs w:val="34"/>
        </w:rPr>
        <w:t xml:space="preserve">sum of the Values is stored in CX, and Average is Stored in Accumulator. In the Variables We can see the value of </w:t>
      </w:r>
      <w:proofErr w:type="gramStart"/>
      <w:r w:rsidR="00FD0576" w:rsidRPr="00BC78FF">
        <w:rPr>
          <w:rFonts w:ascii="Arial Rounded MT Bold" w:eastAsia="Arial Rounded" w:hAnsi="Arial Rounded MT Bold" w:cs="Arial Rounded"/>
          <w:b/>
          <w:sz w:val="34"/>
          <w:szCs w:val="34"/>
        </w:rPr>
        <w:t>Sum</w:t>
      </w:r>
      <w:r w:rsidR="00F43129" w:rsidRPr="00BC78FF">
        <w:rPr>
          <w:rFonts w:ascii="Arial Rounded MT Bold" w:eastAsia="Arial Rounded" w:hAnsi="Arial Rounded MT Bold" w:cs="Arial Rounded"/>
          <w:b/>
          <w:sz w:val="34"/>
          <w:szCs w:val="34"/>
        </w:rPr>
        <w:t>(</w:t>
      </w:r>
      <w:proofErr w:type="gramEnd"/>
      <w:r w:rsidR="00F43129" w:rsidRPr="00BC78FF">
        <w:rPr>
          <w:rFonts w:ascii="Arial Rounded MT Bold" w:eastAsia="Arial Rounded" w:hAnsi="Arial Rounded MT Bold" w:cs="Arial Rounded"/>
          <w:b/>
          <w:sz w:val="34"/>
          <w:szCs w:val="34"/>
        </w:rPr>
        <w:t>25EH)</w:t>
      </w:r>
      <w:r w:rsidR="00FD0576" w:rsidRPr="00BC78FF">
        <w:rPr>
          <w:rFonts w:ascii="Arial Rounded MT Bold" w:eastAsia="Arial Rounded" w:hAnsi="Arial Rounded MT Bold" w:cs="Arial Rounded"/>
          <w:b/>
          <w:sz w:val="34"/>
          <w:szCs w:val="34"/>
        </w:rPr>
        <w:t xml:space="preserve"> and Average</w:t>
      </w:r>
      <w:r w:rsidR="00F43129" w:rsidRPr="00BC78FF">
        <w:rPr>
          <w:rFonts w:ascii="Arial Rounded MT Bold" w:eastAsia="Arial Rounded" w:hAnsi="Arial Rounded MT Bold" w:cs="Arial Rounded"/>
          <w:b/>
          <w:sz w:val="34"/>
          <w:szCs w:val="34"/>
        </w:rPr>
        <w:t>(4BH)</w:t>
      </w:r>
    </w:p>
    <w:p w:rsidR="003F712F" w:rsidRPr="00BC78FF" w:rsidRDefault="003F712F" w:rsidP="003F712F">
      <w:pPr>
        <w:spacing w:after="160" w:line="254" w:lineRule="auto"/>
        <w:rPr>
          <w:rFonts w:ascii="Arial Rounded MT Bold" w:eastAsia="Arial Rounded" w:hAnsi="Arial Rounded MT Bold" w:cs="Arial Rounded"/>
          <w:b/>
          <w:sz w:val="24"/>
          <w:szCs w:val="24"/>
        </w:rPr>
      </w:pPr>
    </w:p>
    <w:p w:rsidR="003F712F" w:rsidRPr="00BC78FF" w:rsidRDefault="003F712F" w:rsidP="003F712F">
      <w:pPr>
        <w:spacing w:after="160" w:line="254" w:lineRule="auto"/>
        <w:rPr>
          <w:rFonts w:ascii="Arial Rounded MT Bold" w:eastAsia="Arial Rounded" w:hAnsi="Arial Rounded MT Bold" w:cs="Arial Rounded"/>
          <w:b/>
          <w:sz w:val="24"/>
          <w:szCs w:val="24"/>
        </w:rPr>
      </w:pPr>
    </w:p>
    <w:p w:rsidR="003F712F" w:rsidRPr="00BC78FF" w:rsidRDefault="004F216D" w:rsidP="003F712F">
      <w:pPr>
        <w:spacing w:after="160" w:line="254" w:lineRule="auto"/>
        <w:rPr>
          <w:rFonts w:ascii="Arial Rounded MT Bold" w:hAnsi="Arial Rounded MT Bold"/>
          <w:b/>
          <w:color w:val="FF0000"/>
          <w:sz w:val="32"/>
          <w:szCs w:val="32"/>
        </w:rPr>
      </w:pPr>
      <w:r w:rsidRPr="00BC78FF">
        <w:rPr>
          <w:rFonts w:ascii="Arial Rounded MT Bold" w:eastAsia="Arial Rounded" w:hAnsi="Arial Rounded MT Bold" w:cs="Arial Rounded"/>
          <w:b/>
          <w:color w:val="FF0000"/>
          <w:sz w:val="34"/>
          <w:szCs w:val="34"/>
        </w:rPr>
        <w:t>3</w:t>
      </w:r>
      <w:r w:rsidR="003F712F" w:rsidRPr="00BC78FF">
        <w:rPr>
          <w:rFonts w:ascii="Arial Rounded MT Bold" w:eastAsia="Arial Rounded" w:hAnsi="Arial Rounded MT Bold" w:cs="Arial Rounded"/>
          <w:b/>
          <w:color w:val="FF0000"/>
          <w:sz w:val="34"/>
          <w:szCs w:val="34"/>
        </w:rPr>
        <w:t>)</w:t>
      </w:r>
      <w:r w:rsidR="0018497A" w:rsidRPr="00BC78FF">
        <w:rPr>
          <w:rFonts w:ascii="Arial Rounded MT Bold" w:hAnsi="Arial Rounded MT Bold"/>
          <w:b/>
          <w:sz w:val="32"/>
          <w:szCs w:val="32"/>
        </w:rPr>
        <w:t xml:space="preserve"> </w:t>
      </w:r>
      <w:r w:rsidR="0018497A" w:rsidRPr="00BC78FF">
        <w:rPr>
          <w:rFonts w:ascii="Arial Rounded MT Bold" w:hAnsi="Arial Rounded MT Bold"/>
          <w:b/>
          <w:color w:val="FF0000"/>
          <w:sz w:val="32"/>
          <w:szCs w:val="32"/>
        </w:rPr>
        <w:t>Write an ALP to find the greatest among two numbers.</w:t>
      </w:r>
    </w:p>
    <w:p w:rsidR="00E423D6" w:rsidRPr="00BC78FF" w:rsidRDefault="00E423D6" w:rsidP="003F712F">
      <w:pPr>
        <w:spacing w:after="160" w:line="254" w:lineRule="auto"/>
        <w:rPr>
          <w:rFonts w:ascii="Arial Rounded MT Bold" w:hAnsi="Arial Rounded MT Bold"/>
          <w:b/>
          <w:color w:val="002060"/>
          <w:sz w:val="40"/>
          <w:szCs w:val="40"/>
        </w:rPr>
      </w:pPr>
      <w:r w:rsidRPr="00BC78FF">
        <w:rPr>
          <w:rFonts w:ascii="Arial Rounded MT Bold" w:hAnsi="Arial Rounded MT Bold"/>
          <w:b/>
          <w:color w:val="002060"/>
          <w:sz w:val="40"/>
          <w:szCs w:val="40"/>
        </w:rPr>
        <w:t>ALGORITHM</w:t>
      </w:r>
    </w:p>
    <w:p w:rsidR="00E423D6" w:rsidRPr="00BC78FF" w:rsidRDefault="00E423D6" w:rsidP="003F712F">
      <w:pPr>
        <w:spacing w:after="160" w:line="254" w:lineRule="auto"/>
        <w:rPr>
          <w:rFonts w:ascii="Arial Rounded MT Bold" w:eastAsia="Arial Rounded" w:hAnsi="Arial Rounded MT Bold" w:cs="Arial Rounded"/>
          <w:b/>
          <w:color w:val="002060"/>
          <w:sz w:val="40"/>
          <w:szCs w:val="40"/>
        </w:rPr>
      </w:pPr>
      <w:r w:rsidRPr="00BC78FF">
        <w:rPr>
          <w:rFonts w:ascii="Arial Rounded MT Bold" w:hAnsi="Arial Rounded MT Bold"/>
          <w:b/>
          <w:color w:val="002060"/>
          <w:sz w:val="40"/>
          <w:szCs w:val="40"/>
        </w:rPr>
        <w:t>FLOWCHART</w:t>
      </w:r>
    </w:p>
    <w:p w:rsidR="003F712F" w:rsidRPr="00BC78FF" w:rsidRDefault="003F712F" w:rsidP="003F712F">
      <w:pPr>
        <w:spacing w:after="160" w:line="254" w:lineRule="auto"/>
        <w:rPr>
          <w:rFonts w:ascii="Arial Rounded MT Bold" w:eastAsia="Arial Rounded" w:hAnsi="Arial Rounded MT Bold" w:cs="Arial Rounded"/>
          <w:b/>
          <w:color w:val="244061"/>
          <w:sz w:val="40"/>
          <w:szCs w:val="40"/>
        </w:rPr>
      </w:pPr>
      <w:r w:rsidRPr="00BC78FF">
        <w:rPr>
          <w:rFonts w:ascii="Arial Rounded MT Bold" w:eastAsia="Arial Rounded" w:hAnsi="Arial Rounded MT Bold" w:cs="Arial Rounded"/>
          <w:b/>
          <w:color w:val="244061"/>
          <w:sz w:val="40"/>
          <w:szCs w:val="40"/>
        </w:rPr>
        <w:t>Design and Calculations:</w:t>
      </w:r>
    </w:p>
    <w:p w:rsidR="003F712F" w:rsidRPr="00BC78FF" w:rsidRDefault="003F712F" w:rsidP="003F712F">
      <w:pPr>
        <w:spacing w:after="160" w:line="254" w:lineRule="auto"/>
        <w:jc w:val="center"/>
        <w:rPr>
          <w:rFonts w:ascii="Arial Rounded MT Bold" w:eastAsia="Arial Rounded" w:hAnsi="Arial Rounded MT Bold" w:cs="Arial Rounded"/>
          <w:b/>
          <w:sz w:val="36"/>
          <w:szCs w:val="36"/>
        </w:rPr>
      </w:pPr>
    </w:p>
    <w:p w:rsidR="003F712F" w:rsidRPr="00BC78FF" w:rsidRDefault="003F712F" w:rsidP="003F712F">
      <w:pPr>
        <w:spacing w:after="160" w:line="254" w:lineRule="auto"/>
        <w:rPr>
          <w:rFonts w:ascii="Arial Rounded MT Bold" w:eastAsia="Arial Rounded" w:hAnsi="Arial Rounded MT Bold" w:cs="Arial Rounded"/>
          <w:b/>
          <w:color w:val="244061"/>
          <w:sz w:val="40"/>
          <w:szCs w:val="40"/>
        </w:rPr>
      </w:pPr>
    </w:p>
    <w:p w:rsidR="003F712F" w:rsidRPr="00BC78FF" w:rsidRDefault="003F712F" w:rsidP="003F712F">
      <w:pPr>
        <w:spacing w:after="160" w:line="254" w:lineRule="auto"/>
        <w:rPr>
          <w:rFonts w:ascii="Arial Rounded MT Bold" w:eastAsia="Arial Rounded" w:hAnsi="Arial Rounded MT Bold" w:cs="Arial Rounded"/>
          <w:b/>
          <w:color w:val="244061"/>
          <w:sz w:val="40"/>
          <w:szCs w:val="40"/>
        </w:rPr>
      </w:pPr>
      <w:r w:rsidRPr="00BC78FF">
        <w:rPr>
          <w:rFonts w:ascii="Arial Rounded MT Bold" w:eastAsia="Arial Rounded" w:hAnsi="Arial Rounded MT Bold" w:cs="Arial Rounded"/>
          <w:b/>
          <w:color w:val="244061"/>
          <w:sz w:val="40"/>
          <w:szCs w:val="40"/>
        </w:rPr>
        <w:lastRenderedPageBreak/>
        <w:t>Program Code:</w:t>
      </w:r>
    </w:p>
    <w:p w:rsidR="003F712F" w:rsidRPr="00BC78FF" w:rsidRDefault="003F712F" w:rsidP="003F712F">
      <w:pPr>
        <w:spacing w:after="160" w:line="254" w:lineRule="auto"/>
        <w:rPr>
          <w:rFonts w:ascii="Arial Rounded MT Bold" w:eastAsia="Arial Rounded" w:hAnsi="Arial Rounded MT Bold" w:cs="Arial Rounded"/>
          <w:b/>
          <w:color w:val="244061"/>
          <w:sz w:val="40"/>
          <w:szCs w:val="40"/>
        </w:rPr>
      </w:pPr>
      <w:r w:rsidRPr="00BC78FF">
        <w:rPr>
          <w:rFonts w:ascii="Arial Rounded MT Bold" w:eastAsia="Arial Rounded" w:hAnsi="Arial Rounded MT Bold" w:cs="Arial Rounded"/>
          <w:b/>
          <w:color w:val="244061"/>
          <w:sz w:val="40"/>
          <w:szCs w:val="40"/>
        </w:rPr>
        <w:t>Output:</w:t>
      </w:r>
    </w:p>
    <w:p w:rsidR="003F712F" w:rsidRPr="00BC78FF" w:rsidRDefault="003F712F" w:rsidP="003F712F">
      <w:pPr>
        <w:spacing w:after="160" w:line="254" w:lineRule="auto"/>
        <w:rPr>
          <w:rFonts w:ascii="Arial Rounded MT Bold" w:eastAsia="Arial Rounded" w:hAnsi="Arial Rounded MT Bold" w:cs="Arial Rounded"/>
          <w:b/>
          <w:color w:val="244061"/>
          <w:sz w:val="40"/>
          <w:szCs w:val="40"/>
        </w:rPr>
      </w:pPr>
    </w:p>
    <w:p w:rsidR="003F712F" w:rsidRPr="00BC78FF" w:rsidRDefault="003F712F" w:rsidP="003F712F">
      <w:pPr>
        <w:spacing w:after="160" w:line="254" w:lineRule="auto"/>
        <w:rPr>
          <w:rFonts w:ascii="Arial Rounded MT Bold" w:eastAsia="Arial Rounded" w:hAnsi="Arial Rounded MT Bold" w:cs="Arial Rounded"/>
          <w:b/>
          <w:color w:val="244061"/>
          <w:sz w:val="40"/>
          <w:szCs w:val="40"/>
        </w:rPr>
      </w:pPr>
      <w:r w:rsidRPr="00BC78FF">
        <w:rPr>
          <w:rFonts w:ascii="Arial Rounded MT Bold" w:eastAsia="Arial Rounded" w:hAnsi="Arial Rounded MT Bold" w:cs="Arial Rounded"/>
          <w:b/>
          <w:color w:val="244061"/>
          <w:sz w:val="40"/>
          <w:szCs w:val="40"/>
        </w:rPr>
        <w:t>Result and Inference:</w:t>
      </w:r>
    </w:p>
    <w:p w:rsidR="0018497A" w:rsidRPr="00BC78FF" w:rsidRDefault="0018497A" w:rsidP="0018497A">
      <w:pPr>
        <w:spacing w:after="160" w:line="254" w:lineRule="auto"/>
        <w:ind w:left="720"/>
        <w:rPr>
          <w:rFonts w:ascii="Arial Rounded MT Bold" w:eastAsia="Arial Rounded" w:hAnsi="Arial Rounded MT Bold" w:cs="Arial Rounded"/>
          <w:b/>
          <w:sz w:val="32"/>
          <w:szCs w:val="32"/>
        </w:rPr>
      </w:pPr>
    </w:p>
    <w:p w:rsidR="000B1DDB" w:rsidRPr="00BC78FF" w:rsidRDefault="000B1DDB" w:rsidP="00F36A5E">
      <w:pPr>
        <w:spacing w:after="160" w:line="254" w:lineRule="auto"/>
        <w:rPr>
          <w:rFonts w:ascii="Arial Rounded MT Bold" w:eastAsia="Arial Rounded" w:hAnsi="Arial Rounded MT Bold" w:cs="Arial Rounded"/>
          <w:b/>
          <w:color w:val="FF0000"/>
          <w:sz w:val="34"/>
          <w:szCs w:val="34"/>
        </w:rPr>
      </w:pPr>
    </w:p>
    <w:p w:rsidR="000B1DDB" w:rsidRPr="00BC78FF" w:rsidRDefault="000B1DDB" w:rsidP="00F36A5E">
      <w:pPr>
        <w:spacing w:after="160" w:line="254" w:lineRule="auto"/>
        <w:rPr>
          <w:rFonts w:ascii="Arial Rounded MT Bold" w:eastAsia="Arial Rounded" w:hAnsi="Arial Rounded MT Bold" w:cs="Arial Rounded"/>
          <w:b/>
          <w:color w:val="FF0000"/>
          <w:sz w:val="34"/>
          <w:szCs w:val="34"/>
        </w:rPr>
      </w:pPr>
    </w:p>
    <w:p w:rsidR="000B1DDB" w:rsidRPr="00BC78FF" w:rsidRDefault="000B1DDB" w:rsidP="00F36A5E">
      <w:pPr>
        <w:spacing w:after="160" w:line="254" w:lineRule="auto"/>
        <w:rPr>
          <w:rFonts w:ascii="Arial Rounded MT Bold" w:eastAsia="Arial Rounded" w:hAnsi="Arial Rounded MT Bold" w:cs="Arial Rounded"/>
          <w:b/>
          <w:color w:val="FF0000"/>
          <w:sz w:val="34"/>
          <w:szCs w:val="34"/>
        </w:rPr>
      </w:pPr>
    </w:p>
    <w:p w:rsidR="000B1DDB" w:rsidRPr="00BC78FF" w:rsidRDefault="000B1DDB" w:rsidP="00F36A5E">
      <w:pPr>
        <w:spacing w:after="160" w:line="254" w:lineRule="auto"/>
        <w:rPr>
          <w:rFonts w:ascii="Arial Rounded MT Bold" w:eastAsia="Arial Rounded" w:hAnsi="Arial Rounded MT Bold" w:cs="Arial Rounded"/>
          <w:b/>
          <w:color w:val="FF0000"/>
          <w:sz w:val="34"/>
          <w:szCs w:val="34"/>
        </w:rPr>
      </w:pPr>
    </w:p>
    <w:p w:rsidR="000B1DDB" w:rsidRPr="00BC78FF" w:rsidRDefault="000B1DDB" w:rsidP="00F36A5E">
      <w:pPr>
        <w:spacing w:after="160" w:line="254" w:lineRule="auto"/>
        <w:rPr>
          <w:rFonts w:ascii="Arial Rounded MT Bold" w:eastAsia="Arial Rounded" w:hAnsi="Arial Rounded MT Bold" w:cs="Arial Rounded"/>
          <w:b/>
          <w:color w:val="FF0000"/>
          <w:sz w:val="34"/>
          <w:szCs w:val="34"/>
        </w:rPr>
      </w:pPr>
    </w:p>
    <w:p w:rsidR="000B1DDB" w:rsidRPr="00BC78FF" w:rsidRDefault="000B1DDB" w:rsidP="00F36A5E">
      <w:pPr>
        <w:spacing w:after="160" w:line="254" w:lineRule="auto"/>
        <w:rPr>
          <w:rFonts w:ascii="Arial Rounded MT Bold" w:eastAsia="Arial Rounded" w:hAnsi="Arial Rounded MT Bold" w:cs="Arial Rounded"/>
          <w:b/>
          <w:color w:val="FF0000"/>
          <w:sz w:val="34"/>
          <w:szCs w:val="34"/>
        </w:rPr>
      </w:pPr>
    </w:p>
    <w:p w:rsidR="00BC78FF" w:rsidRDefault="00BC78FF" w:rsidP="00F36A5E">
      <w:pPr>
        <w:spacing w:after="160" w:line="254" w:lineRule="auto"/>
        <w:rPr>
          <w:rFonts w:ascii="Arial Rounded MT Bold" w:eastAsia="Arial Rounded" w:hAnsi="Arial Rounded MT Bold" w:cs="Arial Rounded"/>
          <w:b/>
          <w:color w:val="FF0000"/>
          <w:sz w:val="34"/>
          <w:szCs w:val="34"/>
        </w:rPr>
      </w:pPr>
    </w:p>
    <w:p w:rsidR="00BC78FF" w:rsidRDefault="00BC78FF" w:rsidP="00F36A5E">
      <w:pPr>
        <w:spacing w:after="160" w:line="254" w:lineRule="auto"/>
        <w:rPr>
          <w:rFonts w:ascii="Arial Rounded MT Bold" w:eastAsia="Arial Rounded" w:hAnsi="Arial Rounded MT Bold" w:cs="Arial Rounded"/>
          <w:b/>
          <w:color w:val="FF0000"/>
          <w:sz w:val="34"/>
          <w:szCs w:val="34"/>
        </w:rPr>
      </w:pPr>
    </w:p>
    <w:p w:rsidR="00BC78FF" w:rsidRDefault="00BC78FF" w:rsidP="00F36A5E">
      <w:pPr>
        <w:spacing w:after="160" w:line="254" w:lineRule="auto"/>
        <w:rPr>
          <w:rFonts w:ascii="Arial Rounded MT Bold" w:eastAsia="Arial Rounded" w:hAnsi="Arial Rounded MT Bold" w:cs="Arial Rounded"/>
          <w:b/>
          <w:color w:val="FF0000"/>
          <w:sz w:val="34"/>
          <w:szCs w:val="34"/>
        </w:rPr>
      </w:pPr>
    </w:p>
    <w:p w:rsidR="00BC78FF" w:rsidRDefault="00BC78FF" w:rsidP="00F36A5E">
      <w:pPr>
        <w:spacing w:after="160" w:line="254" w:lineRule="auto"/>
        <w:rPr>
          <w:rFonts w:ascii="Arial Rounded MT Bold" w:eastAsia="Arial Rounded" w:hAnsi="Arial Rounded MT Bold" w:cs="Arial Rounded"/>
          <w:b/>
          <w:color w:val="FF0000"/>
          <w:sz w:val="34"/>
          <w:szCs w:val="34"/>
        </w:rPr>
      </w:pPr>
    </w:p>
    <w:p w:rsidR="00BC78FF" w:rsidRDefault="00BC78FF" w:rsidP="00F36A5E">
      <w:pPr>
        <w:spacing w:after="160" w:line="254" w:lineRule="auto"/>
        <w:rPr>
          <w:rFonts w:ascii="Arial Rounded MT Bold" w:eastAsia="Arial Rounded" w:hAnsi="Arial Rounded MT Bold" w:cs="Arial Rounded"/>
          <w:b/>
          <w:color w:val="FF0000"/>
          <w:sz w:val="34"/>
          <w:szCs w:val="34"/>
        </w:rPr>
      </w:pPr>
    </w:p>
    <w:p w:rsidR="00BC78FF" w:rsidRDefault="00BC78FF" w:rsidP="00F36A5E">
      <w:pPr>
        <w:spacing w:after="160" w:line="254" w:lineRule="auto"/>
        <w:rPr>
          <w:rFonts w:ascii="Arial Rounded MT Bold" w:eastAsia="Arial Rounded" w:hAnsi="Arial Rounded MT Bold" w:cs="Arial Rounded"/>
          <w:b/>
          <w:color w:val="FF0000"/>
          <w:sz w:val="34"/>
          <w:szCs w:val="34"/>
        </w:rPr>
      </w:pPr>
    </w:p>
    <w:p w:rsidR="00BC78FF" w:rsidRDefault="00BC78FF" w:rsidP="00F36A5E">
      <w:pPr>
        <w:spacing w:after="160" w:line="254" w:lineRule="auto"/>
        <w:rPr>
          <w:rFonts w:ascii="Arial Rounded MT Bold" w:eastAsia="Arial Rounded" w:hAnsi="Arial Rounded MT Bold" w:cs="Arial Rounded"/>
          <w:b/>
          <w:color w:val="FF0000"/>
          <w:sz w:val="34"/>
          <w:szCs w:val="34"/>
        </w:rPr>
      </w:pPr>
    </w:p>
    <w:p w:rsidR="00BC78FF" w:rsidRDefault="00BC78FF" w:rsidP="00F36A5E">
      <w:pPr>
        <w:spacing w:after="160" w:line="254" w:lineRule="auto"/>
        <w:rPr>
          <w:rFonts w:ascii="Arial Rounded MT Bold" w:eastAsia="Arial Rounded" w:hAnsi="Arial Rounded MT Bold" w:cs="Arial Rounded"/>
          <w:b/>
          <w:color w:val="FF0000"/>
          <w:sz w:val="34"/>
          <w:szCs w:val="34"/>
        </w:rPr>
      </w:pPr>
    </w:p>
    <w:p w:rsidR="00BC78FF" w:rsidRDefault="00BC78FF" w:rsidP="00F36A5E">
      <w:pPr>
        <w:spacing w:after="160" w:line="254" w:lineRule="auto"/>
        <w:rPr>
          <w:rFonts w:ascii="Arial Rounded MT Bold" w:eastAsia="Arial Rounded" w:hAnsi="Arial Rounded MT Bold" w:cs="Arial Rounded"/>
          <w:b/>
          <w:color w:val="FF0000"/>
          <w:sz w:val="34"/>
          <w:szCs w:val="34"/>
        </w:rPr>
      </w:pPr>
    </w:p>
    <w:p w:rsidR="00BC78FF" w:rsidRDefault="00BC78FF" w:rsidP="00F36A5E">
      <w:pPr>
        <w:spacing w:after="160" w:line="254" w:lineRule="auto"/>
        <w:rPr>
          <w:rFonts w:ascii="Arial Rounded MT Bold" w:eastAsia="Arial Rounded" w:hAnsi="Arial Rounded MT Bold" w:cs="Arial Rounded"/>
          <w:b/>
          <w:color w:val="FF0000"/>
          <w:sz w:val="34"/>
          <w:szCs w:val="34"/>
        </w:rPr>
      </w:pPr>
    </w:p>
    <w:p w:rsidR="00BC78FF" w:rsidRDefault="00BC78FF" w:rsidP="00F36A5E">
      <w:pPr>
        <w:spacing w:after="160" w:line="254" w:lineRule="auto"/>
        <w:rPr>
          <w:rFonts w:ascii="Arial Rounded MT Bold" w:eastAsia="Arial Rounded" w:hAnsi="Arial Rounded MT Bold" w:cs="Arial Rounded"/>
          <w:b/>
          <w:color w:val="FF0000"/>
          <w:sz w:val="34"/>
          <w:szCs w:val="34"/>
        </w:rPr>
      </w:pPr>
    </w:p>
    <w:p w:rsidR="00F36A5E" w:rsidRPr="00BC78FF" w:rsidRDefault="00F36A5E" w:rsidP="00F36A5E">
      <w:pPr>
        <w:spacing w:after="160" w:line="254" w:lineRule="auto"/>
        <w:rPr>
          <w:rFonts w:ascii="Arial Rounded MT Bold" w:eastAsia="Arial Rounded" w:hAnsi="Arial Rounded MT Bold" w:cs="Arial Rounded"/>
          <w:b/>
          <w:color w:val="FF0000"/>
          <w:sz w:val="40"/>
          <w:szCs w:val="40"/>
        </w:rPr>
      </w:pPr>
      <w:r w:rsidRPr="00BC78FF">
        <w:rPr>
          <w:rFonts w:ascii="Arial Rounded MT Bold" w:eastAsia="Arial Rounded" w:hAnsi="Arial Rounded MT Bold" w:cs="Arial Rounded"/>
          <w:b/>
          <w:color w:val="FF0000"/>
          <w:sz w:val="40"/>
          <w:szCs w:val="40"/>
        </w:rPr>
        <w:lastRenderedPageBreak/>
        <w:t>Experiment 6:</w:t>
      </w:r>
    </w:p>
    <w:p w:rsidR="00F36A5E" w:rsidRPr="00BC78FF" w:rsidRDefault="00F36A5E" w:rsidP="00F36A5E">
      <w:pPr>
        <w:spacing w:after="160" w:line="254" w:lineRule="auto"/>
        <w:rPr>
          <w:rFonts w:ascii="Arial Rounded MT Bold" w:hAnsi="Arial Rounded MT Bold"/>
          <w:b/>
          <w:color w:val="FF0000"/>
          <w:sz w:val="32"/>
          <w:szCs w:val="32"/>
        </w:rPr>
      </w:pPr>
      <w:r w:rsidRPr="00BC78FF">
        <w:rPr>
          <w:rFonts w:ascii="Arial Rounded MT Bold" w:eastAsia="Arial Rounded" w:hAnsi="Arial Rounded MT Bold" w:cs="Arial Rounded"/>
          <w:b/>
          <w:color w:val="FF0000"/>
          <w:sz w:val="34"/>
          <w:szCs w:val="34"/>
        </w:rPr>
        <w:t>Question 1</w:t>
      </w:r>
      <w:r w:rsidRPr="00BC78FF">
        <w:rPr>
          <w:rFonts w:ascii="Arial Rounded MT Bold" w:eastAsia="Arial Rounded" w:hAnsi="Arial Rounded MT Bold" w:cs="Arial Rounded"/>
          <w:b/>
          <w:color w:val="FF0000"/>
          <w:sz w:val="34"/>
          <w:szCs w:val="34"/>
        </w:rPr>
        <w:t>)</w:t>
      </w:r>
      <w:r w:rsidRPr="00BC78FF">
        <w:rPr>
          <w:rFonts w:ascii="Arial Rounded MT Bold" w:hAnsi="Arial Rounded MT Bold"/>
          <w:b/>
          <w:sz w:val="32"/>
          <w:szCs w:val="32"/>
        </w:rPr>
        <w:t xml:space="preserve"> </w:t>
      </w:r>
      <w:r w:rsidRPr="00BC78FF">
        <w:rPr>
          <w:rFonts w:ascii="Arial Rounded MT Bold" w:hAnsi="Arial Rounded MT Bold"/>
          <w:b/>
          <w:color w:val="FF0000"/>
          <w:sz w:val="36"/>
          <w:szCs w:val="36"/>
        </w:rPr>
        <w:t xml:space="preserve">Write an ALP program to find square and </w:t>
      </w:r>
      <w:proofErr w:type="gramStart"/>
      <w:r w:rsidRPr="00BC78FF">
        <w:rPr>
          <w:rFonts w:ascii="Arial Rounded MT Bold" w:hAnsi="Arial Rounded MT Bold"/>
          <w:b/>
          <w:color w:val="FF0000"/>
          <w:sz w:val="36"/>
          <w:szCs w:val="36"/>
        </w:rPr>
        <w:t>cube</w:t>
      </w:r>
      <w:proofErr w:type="gramEnd"/>
      <w:r w:rsidRPr="00BC78FF">
        <w:rPr>
          <w:rFonts w:ascii="Arial Rounded MT Bold" w:hAnsi="Arial Rounded MT Bold"/>
          <w:b/>
          <w:color w:val="FF0000"/>
          <w:sz w:val="36"/>
          <w:szCs w:val="36"/>
        </w:rPr>
        <w:t xml:space="preserve"> of a given number</w:t>
      </w:r>
    </w:p>
    <w:p w:rsidR="00E423D6" w:rsidRPr="00BC78FF" w:rsidRDefault="00E423D6" w:rsidP="00F36A5E">
      <w:pPr>
        <w:spacing w:after="160" w:line="254" w:lineRule="auto"/>
        <w:rPr>
          <w:rFonts w:ascii="Arial Rounded MT Bold" w:eastAsia="Arial Rounded" w:hAnsi="Arial Rounded MT Bold" w:cs="Arial Rounded"/>
          <w:b/>
          <w:sz w:val="32"/>
          <w:szCs w:val="32"/>
        </w:rPr>
      </w:pPr>
    </w:p>
    <w:p w:rsidR="00E423D6" w:rsidRPr="00BC78FF" w:rsidRDefault="00E423D6" w:rsidP="00E423D6">
      <w:pPr>
        <w:spacing w:after="160" w:line="254" w:lineRule="auto"/>
        <w:rPr>
          <w:rFonts w:ascii="Arial Rounded MT Bold" w:hAnsi="Arial Rounded MT Bold"/>
          <w:b/>
          <w:color w:val="002060"/>
          <w:sz w:val="40"/>
          <w:szCs w:val="40"/>
        </w:rPr>
      </w:pPr>
      <w:r w:rsidRPr="00BC78FF">
        <w:rPr>
          <w:rFonts w:ascii="Arial Rounded MT Bold" w:hAnsi="Arial Rounded MT Bold"/>
          <w:b/>
          <w:color w:val="002060"/>
          <w:sz w:val="40"/>
          <w:szCs w:val="40"/>
        </w:rPr>
        <w:t>ALGORITHM</w:t>
      </w:r>
    </w:p>
    <w:p w:rsidR="000B1DDB" w:rsidRPr="00BC78FF" w:rsidRDefault="000B1DDB" w:rsidP="000B1DDB">
      <w:pPr>
        <w:pStyle w:val="ListParagraph"/>
        <w:numPr>
          <w:ilvl w:val="0"/>
          <w:numId w:val="8"/>
        </w:numPr>
        <w:spacing w:after="160" w:line="254" w:lineRule="auto"/>
        <w:rPr>
          <w:rFonts w:ascii="Arial Rounded MT Bold" w:hAnsi="Arial Rounded MT Bold"/>
          <w:b/>
          <w:color w:val="002060"/>
          <w:sz w:val="40"/>
          <w:szCs w:val="40"/>
        </w:rPr>
      </w:pPr>
      <w:r w:rsidRPr="00BC78FF">
        <w:rPr>
          <w:rFonts w:ascii="Arial Rounded MT Bold" w:hAnsi="Arial Rounded MT Bold"/>
          <w:b/>
          <w:color w:val="000000" w:themeColor="text1"/>
          <w:sz w:val="40"/>
          <w:szCs w:val="40"/>
        </w:rPr>
        <w:t>Input the Number N whose Square and Cube is to be found in the data Segment and assign the value to N</w:t>
      </w:r>
    </w:p>
    <w:p w:rsidR="000B1DDB" w:rsidRPr="00BC78FF" w:rsidRDefault="000B1DDB" w:rsidP="000B1DDB">
      <w:pPr>
        <w:pStyle w:val="ListParagraph"/>
        <w:numPr>
          <w:ilvl w:val="0"/>
          <w:numId w:val="8"/>
        </w:numPr>
        <w:spacing w:after="160" w:line="254" w:lineRule="auto"/>
        <w:rPr>
          <w:rFonts w:ascii="Arial Rounded MT Bold" w:hAnsi="Arial Rounded MT Bold"/>
          <w:b/>
          <w:color w:val="002060"/>
          <w:sz w:val="40"/>
          <w:szCs w:val="40"/>
        </w:rPr>
      </w:pPr>
      <w:r w:rsidRPr="00BC78FF">
        <w:rPr>
          <w:rFonts w:ascii="Arial Rounded MT Bold" w:hAnsi="Arial Rounded MT Bold"/>
          <w:b/>
          <w:color w:val="000000" w:themeColor="text1"/>
          <w:sz w:val="40"/>
          <w:szCs w:val="40"/>
        </w:rPr>
        <w:t xml:space="preserve">Input the SQUARE and CUBE </w:t>
      </w:r>
      <w:r w:rsidR="00F4318B" w:rsidRPr="00BC78FF">
        <w:rPr>
          <w:rFonts w:ascii="Arial Rounded MT Bold" w:hAnsi="Arial Rounded MT Bold"/>
          <w:b/>
          <w:color w:val="000000" w:themeColor="text1"/>
          <w:sz w:val="40"/>
          <w:szCs w:val="40"/>
        </w:rPr>
        <w:t>variables with no value</w:t>
      </w:r>
    </w:p>
    <w:p w:rsidR="00F4318B" w:rsidRPr="00BC78FF" w:rsidRDefault="00F4318B" w:rsidP="000B1DDB">
      <w:pPr>
        <w:pStyle w:val="ListParagraph"/>
        <w:numPr>
          <w:ilvl w:val="0"/>
          <w:numId w:val="8"/>
        </w:numPr>
        <w:spacing w:after="160" w:line="254" w:lineRule="auto"/>
        <w:rPr>
          <w:rFonts w:ascii="Arial Rounded MT Bold" w:hAnsi="Arial Rounded MT Bold"/>
          <w:b/>
          <w:color w:val="002060"/>
          <w:sz w:val="40"/>
          <w:szCs w:val="40"/>
        </w:rPr>
      </w:pPr>
      <w:r w:rsidRPr="00BC78FF">
        <w:rPr>
          <w:rFonts w:ascii="Arial Rounded MT Bold" w:hAnsi="Arial Rounded MT Bold"/>
          <w:b/>
          <w:color w:val="000000" w:themeColor="text1"/>
          <w:sz w:val="40"/>
          <w:szCs w:val="40"/>
        </w:rPr>
        <w:t>Move the Value of N into the Accumulator</w:t>
      </w:r>
    </w:p>
    <w:p w:rsidR="00F4318B" w:rsidRPr="00BC78FF" w:rsidRDefault="00F4318B" w:rsidP="000B1DDB">
      <w:pPr>
        <w:pStyle w:val="ListParagraph"/>
        <w:numPr>
          <w:ilvl w:val="0"/>
          <w:numId w:val="8"/>
        </w:numPr>
        <w:spacing w:after="160" w:line="254" w:lineRule="auto"/>
        <w:rPr>
          <w:rFonts w:ascii="Arial Rounded MT Bold" w:hAnsi="Arial Rounded MT Bold"/>
          <w:b/>
          <w:color w:val="002060"/>
          <w:sz w:val="40"/>
          <w:szCs w:val="40"/>
        </w:rPr>
      </w:pPr>
      <w:r w:rsidRPr="00BC78FF">
        <w:rPr>
          <w:rFonts w:ascii="Arial Rounded MT Bold" w:hAnsi="Arial Rounded MT Bold"/>
          <w:b/>
          <w:color w:val="000000" w:themeColor="text1"/>
          <w:sz w:val="40"/>
          <w:szCs w:val="40"/>
        </w:rPr>
        <w:t xml:space="preserve">Multiply N to the value in </w:t>
      </w:r>
      <w:proofErr w:type="gramStart"/>
      <w:r w:rsidRPr="00BC78FF">
        <w:rPr>
          <w:rFonts w:ascii="Arial Rounded MT Bold" w:hAnsi="Arial Rounded MT Bold"/>
          <w:b/>
          <w:color w:val="000000" w:themeColor="text1"/>
          <w:sz w:val="40"/>
          <w:szCs w:val="40"/>
        </w:rPr>
        <w:t>Accumulator .</w:t>
      </w:r>
      <w:proofErr w:type="gramEnd"/>
      <w:r w:rsidRPr="00BC78FF">
        <w:rPr>
          <w:rFonts w:ascii="Arial Rounded MT Bold" w:hAnsi="Arial Rounded MT Bold"/>
          <w:b/>
          <w:color w:val="000000" w:themeColor="text1"/>
          <w:sz w:val="40"/>
          <w:szCs w:val="40"/>
        </w:rPr>
        <w:t xml:space="preserve"> We get the square of the Number</w:t>
      </w:r>
    </w:p>
    <w:p w:rsidR="00F4318B" w:rsidRPr="00BC78FF" w:rsidRDefault="00F4318B" w:rsidP="000B1DDB">
      <w:pPr>
        <w:pStyle w:val="ListParagraph"/>
        <w:numPr>
          <w:ilvl w:val="0"/>
          <w:numId w:val="8"/>
        </w:numPr>
        <w:spacing w:after="160" w:line="254" w:lineRule="auto"/>
        <w:rPr>
          <w:rFonts w:ascii="Arial Rounded MT Bold" w:hAnsi="Arial Rounded MT Bold"/>
          <w:b/>
          <w:color w:val="002060"/>
          <w:sz w:val="40"/>
          <w:szCs w:val="40"/>
        </w:rPr>
      </w:pPr>
      <w:r w:rsidRPr="00BC78FF">
        <w:rPr>
          <w:rFonts w:ascii="Arial Rounded MT Bold" w:hAnsi="Arial Rounded MT Bold"/>
          <w:b/>
          <w:color w:val="000000" w:themeColor="text1"/>
          <w:sz w:val="40"/>
          <w:szCs w:val="40"/>
        </w:rPr>
        <w:t>Move the value in Accumulator to Base Register and SQUARE variable</w:t>
      </w:r>
    </w:p>
    <w:p w:rsidR="00F4318B" w:rsidRPr="00BC78FF" w:rsidRDefault="00F4318B" w:rsidP="000B1DDB">
      <w:pPr>
        <w:pStyle w:val="ListParagraph"/>
        <w:numPr>
          <w:ilvl w:val="0"/>
          <w:numId w:val="8"/>
        </w:numPr>
        <w:spacing w:after="160" w:line="254" w:lineRule="auto"/>
        <w:rPr>
          <w:rFonts w:ascii="Arial Rounded MT Bold" w:hAnsi="Arial Rounded MT Bold"/>
          <w:b/>
          <w:color w:val="002060"/>
          <w:sz w:val="40"/>
          <w:szCs w:val="40"/>
        </w:rPr>
      </w:pPr>
      <w:r w:rsidRPr="00BC78FF">
        <w:rPr>
          <w:rFonts w:ascii="Arial Rounded MT Bold" w:hAnsi="Arial Rounded MT Bold"/>
          <w:b/>
          <w:color w:val="000000" w:themeColor="text1"/>
          <w:sz w:val="40"/>
          <w:szCs w:val="40"/>
        </w:rPr>
        <w:t>Multiply the Number again with the Accumulator. We get the Cube of the given Number.</w:t>
      </w:r>
    </w:p>
    <w:p w:rsidR="00F4318B" w:rsidRPr="00BC78FF" w:rsidRDefault="00F4318B" w:rsidP="000B1DDB">
      <w:pPr>
        <w:pStyle w:val="ListParagraph"/>
        <w:numPr>
          <w:ilvl w:val="0"/>
          <w:numId w:val="8"/>
        </w:numPr>
        <w:spacing w:after="160" w:line="254" w:lineRule="auto"/>
        <w:rPr>
          <w:rFonts w:ascii="Arial Rounded MT Bold" w:hAnsi="Arial Rounded MT Bold"/>
          <w:b/>
          <w:color w:val="002060"/>
          <w:sz w:val="40"/>
          <w:szCs w:val="40"/>
        </w:rPr>
      </w:pPr>
      <w:r w:rsidRPr="00BC78FF">
        <w:rPr>
          <w:rFonts w:ascii="Arial Rounded MT Bold" w:hAnsi="Arial Rounded MT Bold"/>
          <w:b/>
          <w:color w:val="000000" w:themeColor="text1"/>
          <w:sz w:val="40"/>
          <w:szCs w:val="40"/>
        </w:rPr>
        <w:t>Move the value obtained in Accumulator into CUBE variable</w:t>
      </w:r>
    </w:p>
    <w:p w:rsidR="00F4318B" w:rsidRPr="00BC78FF" w:rsidRDefault="00F4318B" w:rsidP="000B1DDB">
      <w:pPr>
        <w:pStyle w:val="ListParagraph"/>
        <w:numPr>
          <w:ilvl w:val="0"/>
          <w:numId w:val="8"/>
        </w:numPr>
        <w:spacing w:after="160" w:line="254" w:lineRule="auto"/>
        <w:rPr>
          <w:rFonts w:ascii="Arial Rounded MT Bold" w:hAnsi="Arial Rounded MT Bold"/>
          <w:b/>
          <w:color w:val="002060"/>
          <w:sz w:val="40"/>
          <w:szCs w:val="40"/>
        </w:rPr>
      </w:pPr>
      <w:r w:rsidRPr="00BC78FF">
        <w:rPr>
          <w:rFonts w:ascii="Arial Rounded MT Bold" w:hAnsi="Arial Rounded MT Bold"/>
          <w:b/>
          <w:color w:val="000000" w:themeColor="text1"/>
          <w:sz w:val="40"/>
          <w:szCs w:val="40"/>
        </w:rPr>
        <w:t>The Square and Cube</w:t>
      </w:r>
      <w:r w:rsidR="00BC78FF">
        <w:rPr>
          <w:rFonts w:ascii="Arial Rounded MT Bold" w:hAnsi="Arial Rounded MT Bold"/>
          <w:b/>
          <w:color w:val="000000" w:themeColor="text1"/>
          <w:sz w:val="40"/>
          <w:szCs w:val="40"/>
        </w:rPr>
        <w:t xml:space="preserve"> of the Number given is stored i</w:t>
      </w:r>
      <w:r w:rsidRPr="00BC78FF">
        <w:rPr>
          <w:rFonts w:ascii="Arial Rounded MT Bold" w:hAnsi="Arial Rounded MT Bold"/>
          <w:b/>
          <w:color w:val="000000" w:themeColor="text1"/>
          <w:sz w:val="40"/>
          <w:szCs w:val="40"/>
        </w:rPr>
        <w:t>n SQUARE and CUBE variables respectively.</w:t>
      </w:r>
    </w:p>
    <w:p w:rsidR="00BC78FF" w:rsidRDefault="00BC78FF" w:rsidP="00E423D6">
      <w:pPr>
        <w:spacing w:after="160" w:line="254" w:lineRule="auto"/>
        <w:rPr>
          <w:rFonts w:ascii="Arial Rounded MT Bold" w:hAnsi="Arial Rounded MT Bold"/>
          <w:b/>
          <w:color w:val="002060"/>
          <w:sz w:val="40"/>
          <w:szCs w:val="40"/>
        </w:rPr>
      </w:pPr>
    </w:p>
    <w:p w:rsidR="00E423D6" w:rsidRDefault="00E423D6" w:rsidP="00E423D6">
      <w:pPr>
        <w:spacing w:after="160" w:line="254" w:lineRule="auto"/>
        <w:rPr>
          <w:rFonts w:ascii="Arial Rounded MT Bold" w:hAnsi="Arial Rounded MT Bold"/>
          <w:b/>
          <w:color w:val="002060"/>
          <w:sz w:val="40"/>
          <w:szCs w:val="40"/>
        </w:rPr>
      </w:pPr>
      <w:r w:rsidRPr="00BC78FF">
        <w:rPr>
          <w:rFonts w:ascii="Arial Rounded MT Bold" w:hAnsi="Arial Rounded MT Bold"/>
          <w:b/>
          <w:color w:val="002060"/>
          <w:sz w:val="40"/>
          <w:szCs w:val="40"/>
        </w:rPr>
        <w:lastRenderedPageBreak/>
        <w:t>FLOWCHART</w:t>
      </w:r>
    </w:p>
    <w:p w:rsidR="00BC78FF" w:rsidRPr="00BC78FF" w:rsidRDefault="00BC78FF" w:rsidP="00BC78FF">
      <w:pPr>
        <w:spacing w:after="160" w:line="254" w:lineRule="auto"/>
        <w:jc w:val="center"/>
        <w:rPr>
          <w:rFonts w:ascii="Arial Rounded MT Bold" w:eastAsia="Arial Rounded" w:hAnsi="Arial Rounded MT Bold" w:cs="Arial Rounded"/>
          <w:b/>
          <w:color w:val="002060"/>
          <w:sz w:val="40"/>
          <w:szCs w:val="40"/>
        </w:rPr>
      </w:pPr>
      <w:r>
        <w:rPr>
          <w:rFonts w:ascii="Arial Rounded MT Bold" w:eastAsia="Arial Rounded" w:hAnsi="Arial Rounded MT Bold" w:cs="Arial Rounded"/>
          <w:b/>
          <w:noProof/>
          <w:color w:val="002060"/>
          <w:sz w:val="40"/>
          <w:szCs w:val="40"/>
          <w:lang w:val="en-US" w:eastAsia="en-US"/>
        </w:rPr>
        <w:drawing>
          <wp:inline distT="0" distB="0" distL="0" distR="0">
            <wp:extent cx="5520690" cy="7470662"/>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R (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26066" cy="7477937"/>
                    </a:xfrm>
                    <a:prstGeom prst="rect">
                      <a:avLst/>
                    </a:prstGeom>
                  </pic:spPr>
                </pic:pic>
              </a:graphicData>
            </a:graphic>
          </wp:inline>
        </w:drawing>
      </w:r>
    </w:p>
    <w:p w:rsidR="00F36A5E" w:rsidRDefault="00E423D6" w:rsidP="00E423D6">
      <w:pPr>
        <w:spacing w:after="160" w:line="254" w:lineRule="auto"/>
        <w:rPr>
          <w:rFonts w:ascii="Arial Rounded MT Bold" w:eastAsia="Arial Rounded" w:hAnsi="Arial Rounded MT Bold" w:cs="Arial Rounded"/>
          <w:b/>
          <w:color w:val="244061"/>
          <w:sz w:val="40"/>
          <w:szCs w:val="40"/>
        </w:rPr>
      </w:pPr>
      <w:r w:rsidRPr="00BC78FF">
        <w:rPr>
          <w:rFonts w:ascii="Arial Rounded MT Bold" w:eastAsia="Arial Rounded" w:hAnsi="Arial Rounded MT Bold" w:cs="Arial Rounded"/>
          <w:b/>
          <w:color w:val="244061"/>
          <w:sz w:val="40"/>
          <w:szCs w:val="40"/>
        </w:rPr>
        <w:lastRenderedPageBreak/>
        <w:t>Design and Calculations:</w:t>
      </w:r>
    </w:p>
    <w:p w:rsidR="00BC78FF" w:rsidRDefault="00BC78FF" w:rsidP="00BC78FF">
      <w:pPr>
        <w:spacing w:after="160" w:line="254" w:lineRule="auto"/>
        <w:rPr>
          <w:rFonts w:ascii="Arial Rounded MT Bold" w:hAnsi="Arial Rounded MT Bold"/>
          <w:b/>
          <w:color w:val="000000" w:themeColor="text1"/>
          <w:sz w:val="40"/>
          <w:szCs w:val="40"/>
        </w:rPr>
      </w:pPr>
      <w:r w:rsidRPr="00BC78FF">
        <w:rPr>
          <w:rFonts w:ascii="Arial Rounded MT Bold" w:hAnsi="Arial Rounded MT Bold"/>
          <w:b/>
          <w:color w:val="000000" w:themeColor="text1"/>
          <w:sz w:val="40"/>
          <w:szCs w:val="40"/>
        </w:rPr>
        <w:t xml:space="preserve">Input the Number N whose Square and Cube is to be found in the data Segment and assign the value to </w:t>
      </w:r>
      <w:proofErr w:type="spellStart"/>
      <w:r w:rsidRPr="00BC78FF">
        <w:rPr>
          <w:rFonts w:ascii="Arial Rounded MT Bold" w:hAnsi="Arial Rounded MT Bold"/>
          <w:b/>
          <w:color w:val="000000" w:themeColor="text1"/>
          <w:sz w:val="40"/>
          <w:szCs w:val="40"/>
        </w:rPr>
        <w:t>N</w:t>
      </w:r>
      <w:r>
        <w:rPr>
          <w:rFonts w:ascii="Arial Rounded MT Bold" w:hAnsi="Arial Rounded MT Bold"/>
          <w:b/>
          <w:color w:val="002060"/>
          <w:sz w:val="40"/>
          <w:szCs w:val="40"/>
        </w:rPr>
        <w:t>.</w:t>
      </w:r>
      <w:r w:rsidRPr="00BC78FF">
        <w:rPr>
          <w:rFonts w:ascii="Arial Rounded MT Bold" w:hAnsi="Arial Rounded MT Bold"/>
          <w:b/>
          <w:color w:val="000000" w:themeColor="text1"/>
          <w:sz w:val="40"/>
          <w:szCs w:val="40"/>
        </w:rPr>
        <w:t>Input</w:t>
      </w:r>
      <w:proofErr w:type="spellEnd"/>
      <w:r w:rsidRPr="00BC78FF">
        <w:rPr>
          <w:rFonts w:ascii="Arial Rounded MT Bold" w:hAnsi="Arial Rounded MT Bold"/>
          <w:b/>
          <w:color w:val="000000" w:themeColor="text1"/>
          <w:sz w:val="40"/>
          <w:szCs w:val="40"/>
        </w:rPr>
        <w:t xml:space="preserve"> the SQUARE and CUBE variables with no </w:t>
      </w:r>
      <w:proofErr w:type="spellStart"/>
      <w:r w:rsidRPr="00BC78FF">
        <w:rPr>
          <w:rFonts w:ascii="Arial Rounded MT Bold" w:hAnsi="Arial Rounded MT Bold"/>
          <w:b/>
          <w:color w:val="000000" w:themeColor="text1"/>
          <w:sz w:val="40"/>
          <w:szCs w:val="40"/>
        </w:rPr>
        <w:t>value</w:t>
      </w:r>
      <w:r>
        <w:rPr>
          <w:rFonts w:ascii="Arial Rounded MT Bold" w:hAnsi="Arial Rounded MT Bold"/>
          <w:b/>
          <w:color w:val="002060"/>
          <w:sz w:val="40"/>
          <w:szCs w:val="40"/>
        </w:rPr>
        <w:t>.</w:t>
      </w:r>
      <w:r w:rsidRPr="00BC78FF">
        <w:rPr>
          <w:rFonts w:ascii="Arial Rounded MT Bold" w:hAnsi="Arial Rounded MT Bold"/>
          <w:b/>
          <w:color w:val="000000" w:themeColor="text1"/>
          <w:sz w:val="40"/>
          <w:szCs w:val="40"/>
        </w:rPr>
        <w:t>Move</w:t>
      </w:r>
      <w:proofErr w:type="spellEnd"/>
      <w:r w:rsidRPr="00BC78FF">
        <w:rPr>
          <w:rFonts w:ascii="Arial Rounded MT Bold" w:hAnsi="Arial Rounded MT Bold"/>
          <w:b/>
          <w:color w:val="000000" w:themeColor="text1"/>
          <w:sz w:val="40"/>
          <w:szCs w:val="40"/>
        </w:rPr>
        <w:t xml:space="preserve"> the Value of N into the </w:t>
      </w:r>
      <w:proofErr w:type="spellStart"/>
      <w:r w:rsidRPr="00BC78FF">
        <w:rPr>
          <w:rFonts w:ascii="Arial Rounded MT Bold" w:hAnsi="Arial Rounded MT Bold"/>
          <w:b/>
          <w:color w:val="000000" w:themeColor="text1"/>
          <w:sz w:val="40"/>
          <w:szCs w:val="40"/>
        </w:rPr>
        <w:t>Accumulator</w:t>
      </w:r>
      <w:r>
        <w:rPr>
          <w:rFonts w:ascii="Arial Rounded MT Bold" w:hAnsi="Arial Rounded MT Bold"/>
          <w:b/>
          <w:color w:val="002060"/>
          <w:sz w:val="40"/>
          <w:szCs w:val="40"/>
        </w:rPr>
        <w:t>.</w:t>
      </w:r>
      <w:r w:rsidRPr="00BC78FF">
        <w:rPr>
          <w:rFonts w:ascii="Arial Rounded MT Bold" w:hAnsi="Arial Rounded MT Bold"/>
          <w:b/>
          <w:color w:val="000000" w:themeColor="text1"/>
          <w:sz w:val="40"/>
          <w:szCs w:val="40"/>
        </w:rPr>
        <w:t>Multiply</w:t>
      </w:r>
      <w:proofErr w:type="spellEnd"/>
      <w:r w:rsidRPr="00BC78FF">
        <w:rPr>
          <w:rFonts w:ascii="Arial Rounded MT Bold" w:hAnsi="Arial Rounded MT Bold"/>
          <w:b/>
          <w:color w:val="000000" w:themeColor="text1"/>
          <w:sz w:val="40"/>
          <w:szCs w:val="40"/>
        </w:rPr>
        <w:t xml:space="preserve"> N to the value in </w:t>
      </w:r>
      <w:proofErr w:type="gramStart"/>
      <w:r w:rsidRPr="00BC78FF">
        <w:rPr>
          <w:rFonts w:ascii="Arial Rounded MT Bold" w:hAnsi="Arial Rounded MT Bold"/>
          <w:b/>
          <w:color w:val="000000" w:themeColor="text1"/>
          <w:sz w:val="40"/>
          <w:szCs w:val="40"/>
        </w:rPr>
        <w:t>Accumulator .</w:t>
      </w:r>
      <w:proofErr w:type="gramEnd"/>
      <w:r w:rsidRPr="00BC78FF">
        <w:rPr>
          <w:rFonts w:ascii="Arial Rounded MT Bold" w:hAnsi="Arial Rounded MT Bold"/>
          <w:b/>
          <w:color w:val="000000" w:themeColor="text1"/>
          <w:sz w:val="40"/>
          <w:szCs w:val="40"/>
        </w:rPr>
        <w:t xml:space="preserve"> We get the square of the </w:t>
      </w:r>
      <w:proofErr w:type="spellStart"/>
      <w:r w:rsidRPr="00BC78FF">
        <w:rPr>
          <w:rFonts w:ascii="Arial Rounded MT Bold" w:hAnsi="Arial Rounded MT Bold"/>
          <w:b/>
          <w:color w:val="000000" w:themeColor="text1"/>
          <w:sz w:val="40"/>
          <w:szCs w:val="40"/>
        </w:rPr>
        <w:t>Number</w:t>
      </w:r>
      <w:r w:rsidRPr="00BC78FF">
        <w:rPr>
          <w:rFonts w:ascii="Arial Rounded MT Bold" w:hAnsi="Arial Rounded MT Bold"/>
          <w:b/>
          <w:color w:val="000000" w:themeColor="text1"/>
          <w:sz w:val="40"/>
          <w:szCs w:val="40"/>
        </w:rPr>
        <w:t>.</w:t>
      </w:r>
      <w:r w:rsidRPr="00BC78FF">
        <w:rPr>
          <w:rFonts w:ascii="Arial Rounded MT Bold" w:hAnsi="Arial Rounded MT Bold"/>
          <w:b/>
          <w:color w:val="000000" w:themeColor="text1"/>
          <w:sz w:val="40"/>
          <w:szCs w:val="40"/>
        </w:rPr>
        <w:t>Move</w:t>
      </w:r>
      <w:proofErr w:type="spellEnd"/>
      <w:r w:rsidRPr="00BC78FF">
        <w:rPr>
          <w:rFonts w:ascii="Arial Rounded MT Bold" w:hAnsi="Arial Rounded MT Bold"/>
          <w:b/>
          <w:color w:val="000000" w:themeColor="text1"/>
          <w:sz w:val="40"/>
          <w:szCs w:val="40"/>
        </w:rPr>
        <w:t xml:space="preserve"> the value in Accumulator to Base Register and SQUARE </w:t>
      </w:r>
      <w:proofErr w:type="spellStart"/>
      <w:r w:rsidRPr="00BC78FF">
        <w:rPr>
          <w:rFonts w:ascii="Arial Rounded MT Bold" w:hAnsi="Arial Rounded MT Bold"/>
          <w:b/>
          <w:color w:val="000000" w:themeColor="text1"/>
          <w:sz w:val="40"/>
          <w:szCs w:val="40"/>
        </w:rPr>
        <w:t>variable</w:t>
      </w:r>
      <w:r w:rsidRPr="00BC78FF">
        <w:rPr>
          <w:rFonts w:ascii="Arial Rounded MT Bold" w:hAnsi="Arial Rounded MT Bold"/>
          <w:b/>
          <w:color w:val="000000" w:themeColor="text1"/>
          <w:sz w:val="40"/>
          <w:szCs w:val="40"/>
        </w:rPr>
        <w:t>.</w:t>
      </w:r>
      <w:r w:rsidRPr="00BC78FF">
        <w:rPr>
          <w:rFonts w:ascii="Arial Rounded MT Bold" w:hAnsi="Arial Rounded MT Bold"/>
          <w:b/>
          <w:color w:val="000000" w:themeColor="text1"/>
          <w:sz w:val="40"/>
          <w:szCs w:val="40"/>
        </w:rPr>
        <w:t>Multiply</w:t>
      </w:r>
      <w:proofErr w:type="spellEnd"/>
      <w:r w:rsidRPr="00BC78FF">
        <w:rPr>
          <w:rFonts w:ascii="Arial Rounded MT Bold" w:hAnsi="Arial Rounded MT Bold"/>
          <w:b/>
          <w:color w:val="000000" w:themeColor="text1"/>
          <w:sz w:val="40"/>
          <w:szCs w:val="40"/>
        </w:rPr>
        <w:t xml:space="preserve"> the Number again </w:t>
      </w:r>
      <w:proofErr w:type="gramStart"/>
      <w:r w:rsidRPr="00BC78FF">
        <w:rPr>
          <w:rFonts w:ascii="Arial Rounded MT Bold" w:hAnsi="Arial Rounded MT Bold"/>
          <w:b/>
          <w:color w:val="000000" w:themeColor="text1"/>
          <w:sz w:val="40"/>
          <w:szCs w:val="40"/>
        </w:rPr>
        <w:t>with</w:t>
      </w:r>
      <w:proofErr w:type="gramEnd"/>
      <w:r w:rsidRPr="00BC78FF">
        <w:rPr>
          <w:rFonts w:ascii="Arial Rounded MT Bold" w:hAnsi="Arial Rounded MT Bold"/>
          <w:b/>
          <w:color w:val="000000" w:themeColor="text1"/>
          <w:sz w:val="40"/>
          <w:szCs w:val="40"/>
        </w:rPr>
        <w:t xml:space="preserve"> the Accumulator. We get the Cube of the given </w:t>
      </w:r>
      <w:proofErr w:type="spellStart"/>
      <w:r w:rsidRPr="00BC78FF">
        <w:rPr>
          <w:rFonts w:ascii="Arial Rounded MT Bold" w:hAnsi="Arial Rounded MT Bold"/>
          <w:b/>
          <w:color w:val="000000" w:themeColor="text1"/>
          <w:sz w:val="40"/>
          <w:szCs w:val="40"/>
        </w:rPr>
        <w:t>Number.Move</w:t>
      </w:r>
      <w:proofErr w:type="spellEnd"/>
      <w:r w:rsidRPr="00BC78FF">
        <w:rPr>
          <w:rFonts w:ascii="Arial Rounded MT Bold" w:hAnsi="Arial Rounded MT Bold"/>
          <w:b/>
          <w:color w:val="000000" w:themeColor="text1"/>
          <w:sz w:val="40"/>
          <w:szCs w:val="40"/>
        </w:rPr>
        <w:t xml:space="preserve"> the value obtained in Accumulator into CUBE </w:t>
      </w:r>
      <w:proofErr w:type="spellStart"/>
      <w:r w:rsidRPr="00BC78FF">
        <w:rPr>
          <w:rFonts w:ascii="Arial Rounded MT Bold" w:hAnsi="Arial Rounded MT Bold"/>
          <w:b/>
          <w:color w:val="000000" w:themeColor="text1"/>
          <w:sz w:val="40"/>
          <w:szCs w:val="40"/>
        </w:rPr>
        <w:t>variable</w:t>
      </w:r>
      <w:r w:rsidRPr="00BC78FF">
        <w:rPr>
          <w:rFonts w:ascii="Arial Rounded MT Bold" w:hAnsi="Arial Rounded MT Bold"/>
          <w:b/>
          <w:color w:val="000000" w:themeColor="text1"/>
          <w:sz w:val="40"/>
          <w:szCs w:val="40"/>
        </w:rPr>
        <w:t>.</w:t>
      </w:r>
      <w:r w:rsidRPr="00BC78FF">
        <w:rPr>
          <w:rFonts w:ascii="Arial Rounded MT Bold" w:hAnsi="Arial Rounded MT Bold"/>
          <w:b/>
          <w:color w:val="000000" w:themeColor="text1"/>
          <w:sz w:val="40"/>
          <w:szCs w:val="40"/>
        </w:rPr>
        <w:t>The</w:t>
      </w:r>
      <w:proofErr w:type="spellEnd"/>
      <w:r w:rsidRPr="00BC78FF">
        <w:rPr>
          <w:rFonts w:ascii="Arial Rounded MT Bold" w:hAnsi="Arial Rounded MT Bold"/>
          <w:b/>
          <w:color w:val="000000" w:themeColor="text1"/>
          <w:sz w:val="40"/>
          <w:szCs w:val="40"/>
        </w:rPr>
        <w:t xml:space="preserve"> Square and Cube of the Number given is stored in SQUARE and CUBE variables respectively.</w:t>
      </w:r>
    </w:p>
    <w:p w:rsidR="00F17E25" w:rsidRPr="00BC78FF" w:rsidRDefault="00F17E25" w:rsidP="00BC78FF">
      <w:pPr>
        <w:spacing w:after="160" w:line="254" w:lineRule="auto"/>
        <w:rPr>
          <w:rFonts w:ascii="Arial Rounded MT Bold" w:hAnsi="Arial Rounded MT Bold"/>
          <w:b/>
          <w:color w:val="002060"/>
          <w:sz w:val="40"/>
          <w:szCs w:val="40"/>
        </w:rPr>
      </w:pPr>
      <w:r>
        <w:rPr>
          <w:rFonts w:ascii="Arial Rounded MT Bold" w:eastAsia="Arial Rounded" w:hAnsi="Arial Rounded MT Bold" w:cs="Arial Rounded"/>
          <w:b/>
          <w:noProof/>
          <w:sz w:val="36"/>
          <w:szCs w:val="36"/>
          <w:lang w:val="en-US" w:eastAsia="en-US"/>
        </w:rPr>
        <w:drawing>
          <wp:inline distT="0" distB="0" distL="0" distR="0" wp14:anchorId="6D85FEB7" wp14:editId="4889A75E">
            <wp:extent cx="5943600" cy="25222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21-10-11 at 12.36.16.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inline>
        </w:drawing>
      </w:r>
    </w:p>
    <w:p w:rsidR="00BC78FF" w:rsidRPr="00BC78FF" w:rsidRDefault="00BC78FF" w:rsidP="00E423D6">
      <w:pPr>
        <w:spacing w:after="160" w:line="254" w:lineRule="auto"/>
        <w:rPr>
          <w:rFonts w:ascii="Arial Rounded MT Bold" w:eastAsia="Arial Rounded" w:hAnsi="Arial Rounded MT Bold" w:cs="Arial Rounded"/>
          <w:b/>
          <w:color w:val="244061"/>
          <w:sz w:val="40"/>
          <w:szCs w:val="40"/>
        </w:rPr>
      </w:pPr>
    </w:p>
    <w:p w:rsidR="00E423D6" w:rsidRPr="00BC78FF" w:rsidRDefault="00E423D6" w:rsidP="00E423D6">
      <w:pPr>
        <w:spacing w:after="160" w:line="254" w:lineRule="auto"/>
        <w:rPr>
          <w:rFonts w:ascii="Arial Rounded MT Bold" w:eastAsia="Arial Rounded" w:hAnsi="Arial Rounded MT Bold" w:cs="Arial Rounded"/>
          <w:b/>
          <w:color w:val="244061"/>
          <w:sz w:val="40"/>
          <w:szCs w:val="40"/>
        </w:rPr>
      </w:pPr>
      <w:r w:rsidRPr="00BC78FF">
        <w:rPr>
          <w:rFonts w:ascii="Arial Rounded MT Bold" w:eastAsia="Arial Rounded" w:hAnsi="Arial Rounded MT Bold" w:cs="Arial Rounded"/>
          <w:b/>
          <w:color w:val="244061"/>
          <w:sz w:val="40"/>
          <w:szCs w:val="40"/>
        </w:rPr>
        <w:t>Program Code:</w:t>
      </w:r>
    </w:p>
    <w:p w:rsidR="00F36A5E" w:rsidRPr="00BC78FF" w:rsidRDefault="00F36A5E" w:rsidP="00F36A5E">
      <w:pPr>
        <w:spacing w:after="160" w:line="254" w:lineRule="auto"/>
        <w:rPr>
          <w:rFonts w:ascii="Arial Rounded MT Bold" w:eastAsia="Arial Rounded" w:hAnsi="Arial Rounded MT Bold" w:cs="Arial Rounded"/>
          <w:b/>
          <w:color w:val="000000" w:themeColor="text1"/>
          <w:sz w:val="32"/>
          <w:szCs w:val="32"/>
        </w:rPr>
      </w:pPr>
      <w:r w:rsidRPr="00BC78FF">
        <w:rPr>
          <w:rFonts w:ascii="Arial Rounded MT Bold" w:eastAsia="Arial Rounded" w:hAnsi="Arial Rounded MT Bold" w:cs="Arial Rounded"/>
          <w:b/>
          <w:color w:val="000000" w:themeColor="text1"/>
          <w:sz w:val="32"/>
          <w:szCs w:val="32"/>
        </w:rPr>
        <w:lastRenderedPageBreak/>
        <w:t>DATA SEGMENT</w:t>
      </w:r>
    </w:p>
    <w:p w:rsidR="00F36A5E" w:rsidRPr="00BC78FF" w:rsidRDefault="00F36A5E" w:rsidP="00F36A5E">
      <w:pPr>
        <w:spacing w:after="160" w:line="254" w:lineRule="auto"/>
        <w:rPr>
          <w:rFonts w:ascii="Arial Rounded MT Bold" w:eastAsia="Arial Rounded" w:hAnsi="Arial Rounded MT Bold" w:cs="Arial Rounded"/>
          <w:b/>
          <w:color w:val="000000" w:themeColor="text1"/>
          <w:sz w:val="32"/>
          <w:szCs w:val="32"/>
        </w:rPr>
      </w:pPr>
      <w:r w:rsidRPr="00BC78FF">
        <w:rPr>
          <w:rFonts w:ascii="Arial Rounded MT Bold" w:eastAsia="Arial Rounded" w:hAnsi="Arial Rounded MT Bold" w:cs="Arial Rounded"/>
          <w:b/>
          <w:color w:val="000000" w:themeColor="text1"/>
          <w:sz w:val="32"/>
          <w:szCs w:val="32"/>
        </w:rPr>
        <w:t>A DW 5H</w:t>
      </w:r>
    </w:p>
    <w:p w:rsidR="00F36A5E" w:rsidRPr="00BC78FF" w:rsidRDefault="00F36A5E" w:rsidP="00F36A5E">
      <w:pPr>
        <w:spacing w:after="160" w:line="254" w:lineRule="auto"/>
        <w:rPr>
          <w:rFonts w:ascii="Arial Rounded MT Bold" w:eastAsia="Arial Rounded" w:hAnsi="Arial Rounded MT Bold" w:cs="Arial Rounded"/>
          <w:b/>
          <w:color w:val="000000" w:themeColor="text1"/>
          <w:sz w:val="32"/>
          <w:szCs w:val="32"/>
        </w:rPr>
      </w:pPr>
      <w:r w:rsidRPr="00BC78FF">
        <w:rPr>
          <w:rFonts w:ascii="Arial Rounded MT Bold" w:eastAsia="Arial Rounded" w:hAnsi="Arial Rounded MT Bold" w:cs="Arial Rounded"/>
          <w:b/>
          <w:color w:val="000000" w:themeColor="text1"/>
          <w:sz w:val="32"/>
          <w:szCs w:val="32"/>
        </w:rPr>
        <w:t xml:space="preserve">SQUARE </w:t>
      </w:r>
      <w:proofErr w:type="gramStart"/>
      <w:r w:rsidRPr="00BC78FF">
        <w:rPr>
          <w:rFonts w:ascii="Arial Rounded MT Bold" w:eastAsia="Arial Rounded" w:hAnsi="Arial Rounded MT Bold" w:cs="Arial Rounded"/>
          <w:b/>
          <w:color w:val="000000" w:themeColor="text1"/>
          <w:sz w:val="32"/>
          <w:szCs w:val="32"/>
        </w:rPr>
        <w:t>DW ?</w:t>
      </w:r>
      <w:proofErr w:type="gramEnd"/>
    </w:p>
    <w:p w:rsidR="00F36A5E" w:rsidRPr="00BC78FF" w:rsidRDefault="00F36A5E" w:rsidP="00F36A5E">
      <w:pPr>
        <w:spacing w:after="160" w:line="254" w:lineRule="auto"/>
        <w:rPr>
          <w:rFonts w:ascii="Arial Rounded MT Bold" w:eastAsia="Arial Rounded" w:hAnsi="Arial Rounded MT Bold" w:cs="Arial Rounded"/>
          <w:b/>
          <w:color w:val="000000" w:themeColor="text1"/>
          <w:sz w:val="32"/>
          <w:szCs w:val="32"/>
        </w:rPr>
      </w:pPr>
      <w:r w:rsidRPr="00BC78FF">
        <w:rPr>
          <w:rFonts w:ascii="Arial Rounded MT Bold" w:eastAsia="Arial Rounded" w:hAnsi="Arial Rounded MT Bold" w:cs="Arial Rounded"/>
          <w:b/>
          <w:color w:val="000000" w:themeColor="text1"/>
          <w:sz w:val="32"/>
          <w:szCs w:val="32"/>
        </w:rPr>
        <w:t xml:space="preserve">CUBE </w:t>
      </w:r>
      <w:proofErr w:type="gramStart"/>
      <w:r w:rsidRPr="00BC78FF">
        <w:rPr>
          <w:rFonts w:ascii="Arial Rounded MT Bold" w:eastAsia="Arial Rounded" w:hAnsi="Arial Rounded MT Bold" w:cs="Arial Rounded"/>
          <w:b/>
          <w:color w:val="000000" w:themeColor="text1"/>
          <w:sz w:val="32"/>
          <w:szCs w:val="32"/>
        </w:rPr>
        <w:t>DW ?</w:t>
      </w:r>
      <w:proofErr w:type="gramEnd"/>
    </w:p>
    <w:p w:rsidR="00F36A5E" w:rsidRPr="00BC78FF" w:rsidRDefault="00F36A5E" w:rsidP="00F36A5E">
      <w:pPr>
        <w:spacing w:after="160" w:line="254" w:lineRule="auto"/>
        <w:rPr>
          <w:rFonts w:ascii="Arial Rounded MT Bold" w:eastAsia="Arial Rounded" w:hAnsi="Arial Rounded MT Bold" w:cs="Arial Rounded"/>
          <w:b/>
          <w:color w:val="000000" w:themeColor="text1"/>
          <w:sz w:val="32"/>
          <w:szCs w:val="32"/>
        </w:rPr>
      </w:pPr>
      <w:r w:rsidRPr="00BC78FF">
        <w:rPr>
          <w:rFonts w:ascii="Arial Rounded MT Bold" w:eastAsia="Arial Rounded" w:hAnsi="Arial Rounded MT Bold" w:cs="Arial Rounded"/>
          <w:b/>
          <w:color w:val="000000" w:themeColor="text1"/>
          <w:sz w:val="32"/>
          <w:szCs w:val="32"/>
        </w:rPr>
        <w:t>DATA ENDS</w:t>
      </w:r>
    </w:p>
    <w:p w:rsidR="00F36A5E" w:rsidRPr="00BC78FF" w:rsidRDefault="00F36A5E" w:rsidP="00F36A5E">
      <w:pPr>
        <w:spacing w:after="160" w:line="254" w:lineRule="auto"/>
        <w:rPr>
          <w:rFonts w:ascii="Arial Rounded MT Bold" w:eastAsia="Arial Rounded" w:hAnsi="Arial Rounded MT Bold" w:cs="Arial Rounded"/>
          <w:b/>
          <w:color w:val="000000" w:themeColor="text1"/>
          <w:sz w:val="32"/>
          <w:szCs w:val="32"/>
        </w:rPr>
      </w:pPr>
      <w:r w:rsidRPr="00BC78FF">
        <w:rPr>
          <w:rFonts w:ascii="Arial Rounded MT Bold" w:eastAsia="Arial Rounded" w:hAnsi="Arial Rounded MT Bold" w:cs="Arial Rounded"/>
          <w:b/>
          <w:color w:val="000000" w:themeColor="text1"/>
          <w:sz w:val="32"/>
          <w:szCs w:val="32"/>
        </w:rPr>
        <w:t>CODE SEGMENT</w:t>
      </w:r>
    </w:p>
    <w:p w:rsidR="00F36A5E" w:rsidRPr="00BC78FF" w:rsidRDefault="00F36A5E" w:rsidP="00F36A5E">
      <w:pPr>
        <w:spacing w:after="160" w:line="254" w:lineRule="auto"/>
        <w:rPr>
          <w:rFonts w:ascii="Arial Rounded MT Bold" w:eastAsia="Arial Rounded" w:hAnsi="Arial Rounded MT Bold" w:cs="Arial Rounded"/>
          <w:b/>
          <w:color w:val="000000" w:themeColor="text1"/>
          <w:sz w:val="32"/>
          <w:szCs w:val="32"/>
        </w:rPr>
      </w:pPr>
      <w:r w:rsidRPr="00BC78FF">
        <w:rPr>
          <w:rFonts w:ascii="Arial Rounded MT Bold" w:eastAsia="Arial Rounded" w:hAnsi="Arial Rounded MT Bold" w:cs="Arial Rounded"/>
          <w:b/>
          <w:color w:val="000000" w:themeColor="text1"/>
          <w:sz w:val="32"/>
          <w:szCs w:val="32"/>
        </w:rPr>
        <w:t xml:space="preserve">      ASSUME DS</w:t>
      </w:r>
      <w:proofErr w:type="gramStart"/>
      <w:r w:rsidRPr="00BC78FF">
        <w:rPr>
          <w:rFonts w:ascii="Arial Rounded MT Bold" w:eastAsia="Arial Rounded" w:hAnsi="Arial Rounded MT Bold" w:cs="Arial Rounded"/>
          <w:b/>
          <w:color w:val="000000" w:themeColor="text1"/>
          <w:sz w:val="32"/>
          <w:szCs w:val="32"/>
        </w:rPr>
        <w:t>:DATA,CS:CODE</w:t>
      </w:r>
      <w:proofErr w:type="gramEnd"/>
    </w:p>
    <w:p w:rsidR="00F36A5E" w:rsidRPr="00BC78FF" w:rsidRDefault="00F36A5E" w:rsidP="00F36A5E">
      <w:pPr>
        <w:spacing w:after="160" w:line="254" w:lineRule="auto"/>
        <w:rPr>
          <w:rFonts w:ascii="Arial Rounded MT Bold" w:eastAsia="Arial Rounded" w:hAnsi="Arial Rounded MT Bold" w:cs="Arial Rounded"/>
          <w:b/>
          <w:color w:val="000000" w:themeColor="text1"/>
          <w:sz w:val="32"/>
          <w:szCs w:val="32"/>
        </w:rPr>
      </w:pPr>
      <w:r w:rsidRPr="00BC78FF">
        <w:rPr>
          <w:rFonts w:ascii="Arial Rounded MT Bold" w:eastAsia="Arial Rounded" w:hAnsi="Arial Rounded MT Bold" w:cs="Arial Rounded"/>
          <w:b/>
          <w:color w:val="000000" w:themeColor="text1"/>
          <w:sz w:val="32"/>
          <w:szCs w:val="32"/>
        </w:rPr>
        <w:t>START:</w:t>
      </w:r>
    </w:p>
    <w:p w:rsidR="00F36A5E" w:rsidRPr="00BC78FF" w:rsidRDefault="00F36A5E" w:rsidP="00F36A5E">
      <w:pPr>
        <w:spacing w:after="160" w:line="254" w:lineRule="auto"/>
        <w:rPr>
          <w:rFonts w:ascii="Arial Rounded MT Bold" w:eastAsia="Arial Rounded" w:hAnsi="Arial Rounded MT Bold" w:cs="Arial Rounded"/>
          <w:b/>
          <w:color w:val="000000" w:themeColor="text1"/>
          <w:sz w:val="32"/>
          <w:szCs w:val="32"/>
        </w:rPr>
      </w:pPr>
      <w:r w:rsidRPr="00BC78FF">
        <w:rPr>
          <w:rFonts w:ascii="Arial Rounded MT Bold" w:eastAsia="Arial Rounded" w:hAnsi="Arial Rounded MT Bold" w:cs="Arial Rounded"/>
          <w:b/>
          <w:color w:val="000000" w:themeColor="text1"/>
          <w:sz w:val="32"/>
          <w:szCs w:val="32"/>
        </w:rPr>
        <w:t xml:space="preserve">      MOV AX</w:t>
      </w:r>
      <w:proofErr w:type="gramStart"/>
      <w:r w:rsidRPr="00BC78FF">
        <w:rPr>
          <w:rFonts w:ascii="Arial Rounded MT Bold" w:eastAsia="Arial Rounded" w:hAnsi="Arial Rounded MT Bold" w:cs="Arial Rounded"/>
          <w:b/>
          <w:color w:val="000000" w:themeColor="text1"/>
          <w:sz w:val="32"/>
          <w:szCs w:val="32"/>
        </w:rPr>
        <w:t>,DATA</w:t>
      </w:r>
      <w:proofErr w:type="gramEnd"/>
    </w:p>
    <w:p w:rsidR="00F36A5E" w:rsidRPr="00BC78FF" w:rsidRDefault="00F36A5E" w:rsidP="00F36A5E">
      <w:pPr>
        <w:spacing w:after="160" w:line="254" w:lineRule="auto"/>
        <w:rPr>
          <w:rFonts w:ascii="Arial Rounded MT Bold" w:eastAsia="Arial Rounded" w:hAnsi="Arial Rounded MT Bold" w:cs="Arial Rounded"/>
          <w:b/>
          <w:color w:val="000000" w:themeColor="text1"/>
          <w:sz w:val="32"/>
          <w:szCs w:val="32"/>
        </w:rPr>
      </w:pPr>
      <w:r w:rsidRPr="00BC78FF">
        <w:rPr>
          <w:rFonts w:ascii="Arial Rounded MT Bold" w:eastAsia="Arial Rounded" w:hAnsi="Arial Rounded MT Bold" w:cs="Arial Rounded"/>
          <w:b/>
          <w:color w:val="000000" w:themeColor="text1"/>
          <w:sz w:val="32"/>
          <w:szCs w:val="32"/>
        </w:rPr>
        <w:t xml:space="preserve">      MOV DS</w:t>
      </w:r>
      <w:proofErr w:type="gramStart"/>
      <w:r w:rsidRPr="00BC78FF">
        <w:rPr>
          <w:rFonts w:ascii="Arial Rounded MT Bold" w:eastAsia="Arial Rounded" w:hAnsi="Arial Rounded MT Bold" w:cs="Arial Rounded"/>
          <w:b/>
          <w:color w:val="000000" w:themeColor="text1"/>
          <w:sz w:val="32"/>
          <w:szCs w:val="32"/>
        </w:rPr>
        <w:t>,AX</w:t>
      </w:r>
      <w:proofErr w:type="gramEnd"/>
    </w:p>
    <w:p w:rsidR="00F36A5E" w:rsidRPr="00BC78FF" w:rsidRDefault="00F36A5E" w:rsidP="00F36A5E">
      <w:pPr>
        <w:spacing w:after="160" w:line="254" w:lineRule="auto"/>
        <w:rPr>
          <w:rFonts w:ascii="Arial Rounded MT Bold" w:eastAsia="Arial Rounded" w:hAnsi="Arial Rounded MT Bold" w:cs="Arial Rounded"/>
          <w:b/>
          <w:color w:val="000000" w:themeColor="text1"/>
          <w:sz w:val="32"/>
          <w:szCs w:val="32"/>
        </w:rPr>
      </w:pPr>
      <w:r w:rsidRPr="00BC78FF">
        <w:rPr>
          <w:rFonts w:ascii="Arial Rounded MT Bold" w:eastAsia="Arial Rounded" w:hAnsi="Arial Rounded MT Bold" w:cs="Arial Rounded"/>
          <w:b/>
          <w:color w:val="000000" w:themeColor="text1"/>
          <w:sz w:val="32"/>
          <w:szCs w:val="32"/>
        </w:rPr>
        <w:t xml:space="preserve">      MOV AX</w:t>
      </w:r>
      <w:proofErr w:type="gramStart"/>
      <w:r w:rsidRPr="00BC78FF">
        <w:rPr>
          <w:rFonts w:ascii="Arial Rounded MT Bold" w:eastAsia="Arial Rounded" w:hAnsi="Arial Rounded MT Bold" w:cs="Arial Rounded"/>
          <w:b/>
          <w:color w:val="000000" w:themeColor="text1"/>
          <w:sz w:val="32"/>
          <w:szCs w:val="32"/>
        </w:rPr>
        <w:t>,A</w:t>
      </w:r>
      <w:proofErr w:type="gramEnd"/>
    </w:p>
    <w:p w:rsidR="00F36A5E" w:rsidRPr="00BC78FF" w:rsidRDefault="00F36A5E" w:rsidP="00F36A5E">
      <w:pPr>
        <w:spacing w:after="160" w:line="254" w:lineRule="auto"/>
        <w:rPr>
          <w:rFonts w:ascii="Arial Rounded MT Bold" w:eastAsia="Arial Rounded" w:hAnsi="Arial Rounded MT Bold" w:cs="Arial Rounded"/>
          <w:b/>
          <w:color w:val="000000" w:themeColor="text1"/>
          <w:sz w:val="32"/>
          <w:szCs w:val="32"/>
        </w:rPr>
      </w:pPr>
      <w:r w:rsidRPr="00BC78FF">
        <w:rPr>
          <w:rFonts w:ascii="Arial Rounded MT Bold" w:eastAsia="Arial Rounded" w:hAnsi="Arial Rounded MT Bold" w:cs="Arial Rounded"/>
          <w:b/>
          <w:color w:val="000000" w:themeColor="text1"/>
          <w:sz w:val="32"/>
          <w:szCs w:val="32"/>
        </w:rPr>
        <w:t xml:space="preserve">      MUL A </w:t>
      </w:r>
    </w:p>
    <w:p w:rsidR="00F36A5E" w:rsidRPr="00BC78FF" w:rsidRDefault="00F36A5E" w:rsidP="00F36A5E">
      <w:pPr>
        <w:spacing w:after="160" w:line="254" w:lineRule="auto"/>
        <w:rPr>
          <w:rFonts w:ascii="Arial Rounded MT Bold" w:eastAsia="Arial Rounded" w:hAnsi="Arial Rounded MT Bold" w:cs="Arial Rounded"/>
          <w:b/>
          <w:color w:val="000000" w:themeColor="text1"/>
          <w:sz w:val="32"/>
          <w:szCs w:val="32"/>
        </w:rPr>
      </w:pPr>
      <w:r w:rsidRPr="00BC78FF">
        <w:rPr>
          <w:rFonts w:ascii="Arial Rounded MT Bold" w:eastAsia="Arial Rounded" w:hAnsi="Arial Rounded MT Bold" w:cs="Arial Rounded"/>
          <w:b/>
          <w:color w:val="000000" w:themeColor="text1"/>
          <w:sz w:val="32"/>
          <w:szCs w:val="32"/>
        </w:rPr>
        <w:t xml:space="preserve">      MOV SQUARE, AX </w:t>
      </w:r>
    </w:p>
    <w:p w:rsidR="00F36A5E" w:rsidRPr="00BC78FF" w:rsidRDefault="00F36A5E" w:rsidP="00F36A5E">
      <w:pPr>
        <w:spacing w:after="160" w:line="254" w:lineRule="auto"/>
        <w:rPr>
          <w:rFonts w:ascii="Arial Rounded MT Bold" w:eastAsia="Arial Rounded" w:hAnsi="Arial Rounded MT Bold" w:cs="Arial Rounded"/>
          <w:b/>
          <w:color w:val="000000" w:themeColor="text1"/>
          <w:sz w:val="32"/>
          <w:szCs w:val="32"/>
        </w:rPr>
      </w:pPr>
      <w:r w:rsidRPr="00BC78FF">
        <w:rPr>
          <w:rFonts w:ascii="Arial Rounded MT Bold" w:eastAsia="Arial Rounded" w:hAnsi="Arial Rounded MT Bold" w:cs="Arial Rounded"/>
          <w:b/>
          <w:color w:val="000000" w:themeColor="text1"/>
          <w:sz w:val="32"/>
          <w:szCs w:val="32"/>
        </w:rPr>
        <w:t xml:space="preserve">      MOV BX, AX</w:t>
      </w:r>
    </w:p>
    <w:p w:rsidR="00F36A5E" w:rsidRPr="00BC78FF" w:rsidRDefault="00F36A5E" w:rsidP="00F36A5E">
      <w:pPr>
        <w:spacing w:after="160" w:line="254" w:lineRule="auto"/>
        <w:rPr>
          <w:rFonts w:ascii="Arial Rounded MT Bold" w:eastAsia="Arial Rounded" w:hAnsi="Arial Rounded MT Bold" w:cs="Arial Rounded"/>
          <w:b/>
          <w:color w:val="000000" w:themeColor="text1"/>
          <w:sz w:val="32"/>
          <w:szCs w:val="32"/>
        </w:rPr>
      </w:pPr>
      <w:r w:rsidRPr="00BC78FF">
        <w:rPr>
          <w:rFonts w:ascii="Arial Rounded MT Bold" w:eastAsia="Arial Rounded" w:hAnsi="Arial Rounded MT Bold" w:cs="Arial Rounded"/>
          <w:b/>
          <w:color w:val="000000" w:themeColor="text1"/>
          <w:sz w:val="32"/>
          <w:szCs w:val="32"/>
        </w:rPr>
        <w:t xml:space="preserve">      MUL A </w:t>
      </w:r>
    </w:p>
    <w:p w:rsidR="00F36A5E" w:rsidRPr="00BC78FF" w:rsidRDefault="00F36A5E" w:rsidP="00F36A5E">
      <w:pPr>
        <w:spacing w:after="160" w:line="254" w:lineRule="auto"/>
        <w:rPr>
          <w:rFonts w:ascii="Arial Rounded MT Bold" w:eastAsia="Arial Rounded" w:hAnsi="Arial Rounded MT Bold" w:cs="Arial Rounded"/>
          <w:b/>
          <w:color w:val="000000" w:themeColor="text1"/>
          <w:sz w:val="32"/>
          <w:szCs w:val="32"/>
        </w:rPr>
      </w:pPr>
      <w:r w:rsidRPr="00BC78FF">
        <w:rPr>
          <w:rFonts w:ascii="Arial Rounded MT Bold" w:eastAsia="Arial Rounded" w:hAnsi="Arial Rounded MT Bold" w:cs="Arial Rounded"/>
          <w:b/>
          <w:color w:val="000000" w:themeColor="text1"/>
          <w:sz w:val="32"/>
          <w:szCs w:val="32"/>
        </w:rPr>
        <w:t xml:space="preserve">      MOV CUBE, AX </w:t>
      </w:r>
    </w:p>
    <w:p w:rsidR="00F36A5E" w:rsidRPr="00BC78FF" w:rsidRDefault="00F36A5E" w:rsidP="00F36A5E">
      <w:pPr>
        <w:spacing w:after="160" w:line="254" w:lineRule="auto"/>
        <w:rPr>
          <w:rFonts w:ascii="Arial Rounded MT Bold" w:eastAsia="Arial Rounded" w:hAnsi="Arial Rounded MT Bold" w:cs="Arial Rounded"/>
          <w:b/>
          <w:color w:val="000000" w:themeColor="text1"/>
          <w:sz w:val="32"/>
          <w:szCs w:val="32"/>
        </w:rPr>
      </w:pPr>
      <w:r w:rsidRPr="00BC78FF">
        <w:rPr>
          <w:rFonts w:ascii="Arial Rounded MT Bold" w:eastAsia="Arial Rounded" w:hAnsi="Arial Rounded MT Bold" w:cs="Arial Rounded"/>
          <w:b/>
          <w:color w:val="000000" w:themeColor="text1"/>
          <w:sz w:val="32"/>
          <w:szCs w:val="32"/>
        </w:rPr>
        <w:t xml:space="preserve">      INT 21H</w:t>
      </w:r>
    </w:p>
    <w:p w:rsidR="00F36A5E" w:rsidRPr="00BC78FF" w:rsidRDefault="00F36A5E" w:rsidP="00F36A5E">
      <w:pPr>
        <w:spacing w:after="160" w:line="254" w:lineRule="auto"/>
        <w:rPr>
          <w:rFonts w:ascii="Arial Rounded MT Bold" w:eastAsia="Arial Rounded" w:hAnsi="Arial Rounded MT Bold" w:cs="Arial Rounded"/>
          <w:b/>
          <w:color w:val="000000" w:themeColor="text1"/>
          <w:sz w:val="32"/>
          <w:szCs w:val="32"/>
        </w:rPr>
      </w:pPr>
      <w:r w:rsidRPr="00BC78FF">
        <w:rPr>
          <w:rFonts w:ascii="Arial Rounded MT Bold" w:eastAsia="Arial Rounded" w:hAnsi="Arial Rounded MT Bold" w:cs="Arial Rounded"/>
          <w:b/>
          <w:color w:val="000000" w:themeColor="text1"/>
          <w:sz w:val="32"/>
          <w:szCs w:val="32"/>
        </w:rPr>
        <w:t>CODE ENDS</w:t>
      </w:r>
    </w:p>
    <w:p w:rsidR="00F36A5E" w:rsidRPr="00BC78FF" w:rsidRDefault="00F36A5E" w:rsidP="00F36A5E">
      <w:pPr>
        <w:spacing w:after="160" w:line="254" w:lineRule="auto"/>
        <w:rPr>
          <w:rFonts w:ascii="Arial Rounded MT Bold" w:eastAsia="Arial Rounded" w:hAnsi="Arial Rounded MT Bold" w:cs="Arial Rounded"/>
          <w:b/>
          <w:color w:val="000000" w:themeColor="text1"/>
          <w:sz w:val="32"/>
          <w:szCs w:val="32"/>
        </w:rPr>
      </w:pPr>
      <w:r w:rsidRPr="00BC78FF">
        <w:rPr>
          <w:rFonts w:ascii="Arial Rounded MT Bold" w:eastAsia="Arial Rounded" w:hAnsi="Arial Rounded MT Bold" w:cs="Arial Rounded"/>
          <w:b/>
          <w:color w:val="000000" w:themeColor="text1"/>
          <w:sz w:val="32"/>
          <w:szCs w:val="32"/>
        </w:rPr>
        <w:t>END START</w:t>
      </w:r>
    </w:p>
    <w:p w:rsidR="00F36A5E" w:rsidRPr="00BC78FF" w:rsidRDefault="00F36A5E" w:rsidP="00F36A5E">
      <w:pPr>
        <w:spacing w:after="160" w:line="254" w:lineRule="auto"/>
        <w:rPr>
          <w:rFonts w:ascii="Arial Rounded MT Bold" w:eastAsia="Arial Rounded" w:hAnsi="Arial Rounded MT Bold" w:cs="Arial Rounded"/>
          <w:b/>
          <w:color w:val="000000" w:themeColor="text1"/>
          <w:sz w:val="32"/>
          <w:szCs w:val="32"/>
        </w:rPr>
      </w:pPr>
      <w:r w:rsidRPr="00BC78FF">
        <w:rPr>
          <w:rFonts w:ascii="Arial Rounded MT Bold" w:eastAsia="Arial Rounded" w:hAnsi="Arial Rounded MT Bold" w:cs="Arial Rounded"/>
          <w:b/>
          <w:color w:val="000000" w:themeColor="text1"/>
          <w:sz w:val="32"/>
          <w:szCs w:val="32"/>
        </w:rPr>
        <w:lastRenderedPageBreak/>
        <w:drawing>
          <wp:inline distT="0" distB="0" distL="0" distR="0" wp14:anchorId="3772A9C7" wp14:editId="3302183B">
            <wp:extent cx="3305636" cy="2486372"/>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5636" cy="2486372"/>
                    </a:xfrm>
                    <a:prstGeom prst="rect">
                      <a:avLst/>
                    </a:prstGeom>
                  </pic:spPr>
                </pic:pic>
              </a:graphicData>
            </a:graphic>
          </wp:inline>
        </w:drawing>
      </w:r>
    </w:p>
    <w:p w:rsidR="00E423D6" w:rsidRPr="00BC78FF" w:rsidRDefault="00E423D6" w:rsidP="00E423D6">
      <w:pPr>
        <w:spacing w:after="160" w:line="254" w:lineRule="auto"/>
        <w:rPr>
          <w:rFonts w:ascii="Arial Rounded MT Bold" w:eastAsia="Arial Rounded" w:hAnsi="Arial Rounded MT Bold" w:cs="Arial Rounded"/>
          <w:b/>
          <w:color w:val="244061"/>
          <w:sz w:val="40"/>
          <w:szCs w:val="40"/>
        </w:rPr>
      </w:pPr>
      <w:r w:rsidRPr="00BC78FF">
        <w:rPr>
          <w:rFonts w:ascii="Arial Rounded MT Bold" w:eastAsia="Arial Rounded" w:hAnsi="Arial Rounded MT Bold" w:cs="Arial Rounded"/>
          <w:b/>
          <w:color w:val="244061"/>
          <w:sz w:val="40"/>
          <w:szCs w:val="40"/>
        </w:rPr>
        <w:t>Output:</w:t>
      </w:r>
      <w:r w:rsidR="00F36A5E" w:rsidRPr="00BC78FF">
        <w:rPr>
          <w:rFonts w:ascii="Arial Rounded MT Bold" w:eastAsia="Arial Rounded" w:hAnsi="Arial Rounded MT Bold" w:cs="Arial Rounded"/>
          <w:b/>
          <w:color w:val="FF0000"/>
          <w:sz w:val="36"/>
          <w:szCs w:val="36"/>
        </w:rPr>
        <w:t xml:space="preserve"> </w:t>
      </w:r>
      <w:r w:rsidR="00F36A5E" w:rsidRPr="00BC78FF">
        <w:rPr>
          <w:rFonts w:ascii="Arial Rounded MT Bold" w:eastAsia="Arial Rounded" w:hAnsi="Arial Rounded MT Bold" w:cs="Arial Rounded"/>
          <w:b/>
          <w:color w:val="FF0000"/>
          <w:sz w:val="36"/>
          <w:szCs w:val="36"/>
        </w:rPr>
        <w:drawing>
          <wp:inline distT="0" distB="0" distL="0" distR="0" wp14:anchorId="75D5E424" wp14:editId="299E30BE">
            <wp:extent cx="5943600" cy="2936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6875"/>
                    </a:xfrm>
                    <a:prstGeom prst="rect">
                      <a:avLst/>
                    </a:prstGeom>
                  </pic:spPr>
                </pic:pic>
              </a:graphicData>
            </a:graphic>
          </wp:inline>
        </w:drawing>
      </w:r>
    </w:p>
    <w:p w:rsidR="00E423D6" w:rsidRPr="00BC78FF" w:rsidRDefault="00E423D6" w:rsidP="00E423D6">
      <w:pPr>
        <w:spacing w:after="160" w:line="254" w:lineRule="auto"/>
        <w:rPr>
          <w:rFonts w:ascii="Arial Rounded MT Bold" w:eastAsia="Arial Rounded" w:hAnsi="Arial Rounded MT Bold" w:cs="Arial Rounded"/>
          <w:b/>
          <w:color w:val="244061"/>
          <w:sz w:val="40"/>
          <w:szCs w:val="40"/>
        </w:rPr>
      </w:pPr>
      <w:r w:rsidRPr="00BC78FF">
        <w:rPr>
          <w:rFonts w:ascii="Arial Rounded MT Bold" w:eastAsia="Arial Rounded" w:hAnsi="Arial Rounded MT Bold" w:cs="Arial Rounded"/>
          <w:b/>
          <w:color w:val="244061"/>
          <w:sz w:val="40"/>
          <w:szCs w:val="40"/>
        </w:rPr>
        <w:t>Result and Inference:</w:t>
      </w:r>
    </w:p>
    <w:p w:rsidR="00E423D6" w:rsidRPr="00BC78FF" w:rsidRDefault="00BC78FF" w:rsidP="0018497A">
      <w:pPr>
        <w:spacing w:after="160" w:line="254" w:lineRule="auto"/>
        <w:ind w:left="720"/>
        <w:rPr>
          <w:rFonts w:ascii="Arial Rounded MT Bold" w:eastAsia="Arial Rounded" w:hAnsi="Arial Rounded MT Bold" w:cs="Arial Rounded"/>
          <w:b/>
          <w:sz w:val="32"/>
          <w:szCs w:val="32"/>
        </w:rPr>
      </w:pPr>
      <w:r>
        <w:rPr>
          <w:rFonts w:ascii="Arial Rounded MT Bold" w:eastAsia="Arial Rounded" w:hAnsi="Arial Rounded MT Bold" w:cs="Arial Rounded"/>
          <w:b/>
          <w:sz w:val="32"/>
          <w:szCs w:val="32"/>
        </w:rPr>
        <w:t xml:space="preserve">The value in the Accumulator is the Cube of the number given and Square of the number is stored in Counter Register. We can see that </w:t>
      </w:r>
      <w:proofErr w:type="gramStart"/>
      <w:r>
        <w:rPr>
          <w:rFonts w:ascii="Arial Rounded MT Bold" w:eastAsia="Arial Rounded" w:hAnsi="Arial Rounded MT Bold" w:cs="Arial Rounded"/>
          <w:b/>
          <w:sz w:val="32"/>
          <w:szCs w:val="32"/>
        </w:rPr>
        <w:t>SQUARE(</w:t>
      </w:r>
      <w:proofErr w:type="gramEnd"/>
      <w:r>
        <w:rPr>
          <w:rFonts w:ascii="Arial Rounded MT Bold" w:eastAsia="Arial Rounded" w:hAnsi="Arial Rounded MT Bold" w:cs="Arial Rounded"/>
          <w:b/>
          <w:sz w:val="32"/>
          <w:szCs w:val="32"/>
        </w:rPr>
        <w:t xml:space="preserve">0019H) and CUBE (007DH) variables are filled with values of square </w:t>
      </w:r>
      <w:proofErr w:type="spellStart"/>
      <w:r>
        <w:rPr>
          <w:rFonts w:ascii="Arial Rounded MT Bold" w:eastAsia="Arial Rounded" w:hAnsi="Arial Rounded MT Bold" w:cs="Arial Rounded"/>
          <w:b/>
          <w:sz w:val="32"/>
          <w:szCs w:val="32"/>
        </w:rPr>
        <w:t>andd</w:t>
      </w:r>
      <w:proofErr w:type="spellEnd"/>
      <w:r>
        <w:rPr>
          <w:rFonts w:ascii="Arial Rounded MT Bold" w:eastAsia="Arial Rounded" w:hAnsi="Arial Rounded MT Bold" w:cs="Arial Rounded"/>
          <w:b/>
          <w:sz w:val="32"/>
          <w:szCs w:val="32"/>
        </w:rPr>
        <w:t xml:space="preserve"> cube of the number(0005H) given</w:t>
      </w:r>
    </w:p>
    <w:p w:rsidR="00F17E25" w:rsidRDefault="0018497A" w:rsidP="003F712F">
      <w:pPr>
        <w:spacing w:after="160" w:line="254" w:lineRule="auto"/>
        <w:rPr>
          <w:rFonts w:ascii="Arial Rounded MT Bold" w:eastAsia="Arial Rounded" w:hAnsi="Arial Rounded MT Bold" w:cs="Arial Rounded"/>
          <w:b/>
          <w:color w:val="FF0000"/>
          <w:sz w:val="36"/>
          <w:szCs w:val="36"/>
        </w:rPr>
      </w:pPr>
      <w:r w:rsidRPr="00BC78FF">
        <w:rPr>
          <w:rFonts w:ascii="Arial Rounded MT Bold" w:eastAsia="Arial Rounded" w:hAnsi="Arial Rounded MT Bold" w:cs="Arial Rounded"/>
          <w:b/>
          <w:color w:val="FF0000"/>
          <w:sz w:val="36"/>
          <w:szCs w:val="36"/>
        </w:rPr>
        <w:t xml:space="preserve">   </w:t>
      </w:r>
    </w:p>
    <w:p w:rsidR="003F712F" w:rsidRPr="00BC78FF" w:rsidRDefault="00F36A5E" w:rsidP="003F712F">
      <w:pPr>
        <w:spacing w:after="160" w:line="254" w:lineRule="auto"/>
        <w:rPr>
          <w:rFonts w:ascii="Arial Rounded MT Bold" w:eastAsia="Arial Rounded" w:hAnsi="Arial Rounded MT Bold" w:cs="Arial Rounded"/>
          <w:b/>
          <w:color w:val="FF0000"/>
          <w:sz w:val="36"/>
          <w:szCs w:val="36"/>
        </w:rPr>
      </w:pPr>
      <w:r w:rsidRPr="00BC78FF">
        <w:rPr>
          <w:rFonts w:ascii="Arial Rounded MT Bold" w:eastAsia="Arial Rounded" w:hAnsi="Arial Rounded MT Bold" w:cs="Arial Rounded"/>
          <w:b/>
          <w:color w:val="FF0000"/>
          <w:sz w:val="36"/>
          <w:szCs w:val="36"/>
        </w:rPr>
        <w:lastRenderedPageBreak/>
        <w:t>Question 2)</w:t>
      </w:r>
    </w:p>
    <w:p w:rsidR="00F36A5E" w:rsidRPr="00BC78FF" w:rsidRDefault="00F36A5E" w:rsidP="003F712F">
      <w:pPr>
        <w:spacing w:after="160" w:line="254" w:lineRule="auto"/>
        <w:rPr>
          <w:rFonts w:ascii="Arial Rounded MT Bold" w:eastAsia="Arial Rounded" w:hAnsi="Arial Rounded MT Bold" w:cs="Arial Rounded"/>
          <w:b/>
          <w:color w:val="FF0000"/>
          <w:sz w:val="36"/>
          <w:szCs w:val="36"/>
        </w:rPr>
      </w:pPr>
      <w:r w:rsidRPr="00BC78FF">
        <w:rPr>
          <w:rFonts w:ascii="Arial Rounded MT Bold" w:eastAsia="Arial Rounded" w:hAnsi="Arial Rounded MT Bold" w:cs="Arial Rounded"/>
          <w:b/>
          <w:color w:val="FF0000"/>
          <w:sz w:val="36"/>
          <w:szCs w:val="36"/>
        </w:rPr>
        <w:drawing>
          <wp:inline distT="0" distB="0" distL="0" distR="0" wp14:anchorId="2F5658AB" wp14:editId="703C7E9A">
            <wp:extent cx="5153025" cy="3105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025" cy="3105150"/>
                    </a:xfrm>
                    <a:prstGeom prst="rect">
                      <a:avLst/>
                    </a:prstGeom>
                  </pic:spPr>
                </pic:pic>
              </a:graphicData>
            </a:graphic>
          </wp:inline>
        </w:drawing>
      </w:r>
    </w:p>
    <w:p w:rsidR="005E1FCE" w:rsidRPr="00BC78FF" w:rsidRDefault="005E1FCE" w:rsidP="003F712F">
      <w:pPr>
        <w:spacing w:after="160" w:line="254" w:lineRule="auto"/>
        <w:rPr>
          <w:rFonts w:ascii="Arial Rounded MT Bold" w:eastAsia="Arial Rounded" w:hAnsi="Arial Rounded MT Bold" w:cs="Arial Rounded"/>
          <w:b/>
          <w:color w:val="FF0000"/>
          <w:sz w:val="36"/>
          <w:szCs w:val="36"/>
        </w:rPr>
      </w:pPr>
      <w:r w:rsidRPr="00BC78FF">
        <w:rPr>
          <w:rFonts w:ascii="Arial Rounded MT Bold" w:eastAsia="Arial Rounded" w:hAnsi="Arial Rounded MT Bold" w:cs="Arial Rounded"/>
          <w:b/>
          <w:color w:val="FF0000"/>
          <w:sz w:val="36"/>
          <w:szCs w:val="36"/>
        </w:rPr>
        <w:t>INITIAL CACLUTIONS WITH REGISTRATION NUMBER:</w:t>
      </w:r>
    </w:p>
    <w:p w:rsidR="005E1FCE" w:rsidRDefault="00F17E25" w:rsidP="003F712F">
      <w:pPr>
        <w:spacing w:after="160" w:line="254" w:lineRule="auto"/>
        <w:rPr>
          <w:rFonts w:ascii="Arial Rounded MT Bold" w:eastAsia="Arial Rounded" w:hAnsi="Arial Rounded MT Bold" w:cs="Arial Rounded"/>
          <w:b/>
          <w:color w:val="FF0000"/>
          <w:sz w:val="36"/>
          <w:szCs w:val="36"/>
        </w:rPr>
      </w:pPr>
      <w:r>
        <w:rPr>
          <w:rFonts w:ascii="Arial Rounded MT Bold" w:eastAsia="Arial Rounded" w:hAnsi="Arial Rounded MT Bold" w:cs="Arial Rounded"/>
          <w:b/>
          <w:noProof/>
          <w:sz w:val="36"/>
          <w:szCs w:val="36"/>
          <w:lang w:val="en-US" w:eastAsia="en-US"/>
        </w:rPr>
        <w:drawing>
          <wp:inline distT="0" distB="0" distL="0" distR="0" wp14:anchorId="0E45F932" wp14:editId="2D75B2C8">
            <wp:extent cx="5314950" cy="39001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1-10-11 at 12.36.16 (3).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14950" cy="3900170"/>
                    </a:xfrm>
                    <a:prstGeom prst="rect">
                      <a:avLst/>
                    </a:prstGeom>
                  </pic:spPr>
                </pic:pic>
              </a:graphicData>
            </a:graphic>
          </wp:inline>
        </w:drawing>
      </w:r>
    </w:p>
    <w:p w:rsidR="005E1FCE" w:rsidRPr="00BC78FF" w:rsidRDefault="005E1FCE" w:rsidP="003F712F">
      <w:pPr>
        <w:spacing w:after="160" w:line="254" w:lineRule="auto"/>
        <w:rPr>
          <w:rFonts w:ascii="Arial Rounded MT Bold" w:eastAsia="Arial Rounded" w:hAnsi="Arial Rounded MT Bold" w:cs="Arial Rounded"/>
          <w:b/>
          <w:color w:val="FF0000"/>
          <w:sz w:val="36"/>
          <w:szCs w:val="36"/>
        </w:rPr>
      </w:pPr>
      <w:r w:rsidRPr="00BC78FF">
        <w:rPr>
          <w:rFonts w:ascii="Arial Rounded MT Bold" w:eastAsia="Arial Rounded" w:hAnsi="Arial Rounded MT Bold" w:cs="Arial Rounded"/>
          <w:b/>
          <w:color w:val="FF0000"/>
          <w:sz w:val="36"/>
          <w:szCs w:val="36"/>
        </w:rPr>
        <w:lastRenderedPageBreak/>
        <w:t xml:space="preserve">Factorial Input: </w:t>
      </w:r>
      <w:r w:rsidRPr="00BC78FF">
        <w:rPr>
          <w:rFonts w:ascii="Arial Rounded MT Bold" w:eastAsia="Arial Rounded" w:hAnsi="Arial Rounded MT Bold" w:cs="Arial Rounded"/>
          <w:b/>
          <w:color w:val="000000" w:themeColor="text1"/>
          <w:sz w:val="36"/>
          <w:szCs w:val="36"/>
        </w:rPr>
        <w:t>7</w:t>
      </w:r>
    </w:p>
    <w:p w:rsidR="005E1FCE" w:rsidRPr="00BC78FF" w:rsidRDefault="005E1FCE" w:rsidP="003F712F">
      <w:pPr>
        <w:spacing w:after="160" w:line="254" w:lineRule="auto"/>
        <w:rPr>
          <w:rFonts w:ascii="Arial Rounded MT Bold" w:eastAsia="Arial Rounded" w:hAnsi="Arial Rounded MT Bold" w:cs="Arial Rounded"/>
          <w:b/>
          <w:color w:val="FF0000"/>
          <w:sz w:val="36"/>
          <w:szCs w:val="36"/>
        </w:rPr>
      </w:pPr>
      <w:proofErr w:type="spellStart"/>
      <w:r w:rsidRPr="00BC78FF">
        <w:rPr>
          <w:rFonts w:ascii="Arial Rounded MT Bold" w:eastAsia="Arial Rounded" w:hAnsi="Arial Rounded MT Bold" w:cs="Arial Rounded"/>
          <w:b/>
          <w:color w:val="FF0000"/>
          <w:sz w:val="36"/>
          <w:szCs w:val="36"/>
        </w:rPr>
        <w:t>Fibanocci</w:t>
      </w:r>
      <w:proofErr w:type="spellEnd"/>
      <w:r w:rsidRPr="00BC78FF">
        <w:rPr>
          <w:rFonts w:ascii="Arial Rounded MT Bold" w:eastAsia="Arial Rounded" w:hAnsi="Arial Rounded MT Bold" w:cs="Arial Rounded"/>
          <w:b/>
          <w:color w:val="FF0000"/>
          <w:sz w:val="36"/>
          <w:szCs w:val="36"/>
        </w:rPr>
        <w:t xml:space="preserve"> Input: </w:t>
      </w:r>
      <w:r w:rsidRPr="00BC78FF">
        <w:rPr>
          <w:rFonts w:ascii="Arial Rounded MT Bold" w:eastAsia="Arial Rounded" w:hAnsi="Arial Rounded MT Bold" w:cs="Arial Rounded"/>
          <w:b/>
          <w:color w:val="000000" w:themeColor="text1"/>
          <w:sz w:val="36"/>
          <w:szCs w:val="36"/>
        </w:rPr>
        <w:t>6</w:t>
      </w:r>
    </w:p>
    <w:p w:rsidR="00BC78FF" w:rsidRDefault="00BC78FF" w:rsidP="00F36A5E">
      <w:pPr>
        <w:spacing w:after="160" w:line="254" w:lineRule="auto"/>
        <w:rPr>
          <w:rFonts w:ascii="Arial Rounded MT Bold" w:hAnsi="Arial Rounded MT Bold"/>
          <w:b/>
          <w:color w:val="002060"/>
          <w:sz w:val="40"/>
          <w:szCs w:val="40"/>
        </w:rPr>
      </w:pPr>
    </w:p>
    <w:p w:rsidR="00F36A5E" w:rsidRPr="00BC78FF" w:rsidRDefault="00F36A5E" w:rsidP="00F36A5E">
      <w:pPr>
        <w:spacing w:after="160" w:line="254" w:lineRule="auto"/>
        <w:rPr>
          <w:rFonts w:ascii="Arial Rounded MT Bold" w:hAnsi="Arial Rounded MT Bold"/>
          <w:b/>
          <w:color w:val="002060"/>
          <w:sz w:val="40"/>
          <w:szCs w:val="40"/>
        </w:rPr>
      </w:pPr>
      <w:bookmarkStart w:id="2" w:name="_GoBack"/>
      <w:bookmarkEnd w:id="2"/>
      <w:r w:rsidRPr="00BC78FF">
        <w:rPr>
          <w:rFonts w:ascii="Arial Rounded MT Bold" w:hAnsi="Arial Rounded MT Bold"/>
          <w:b/>
          <w:color w:val="002060"/>
          <w:sz w:val="40"/>
          <w:szCs w:val="40"/>
        </w:rPr>
        <w:t>ALGORITHM</w:t>
      </w:r>
    </w:p>
    <w:p w:rsidR="00F36A5E" w:rsidRPr="00BC78FF" w:rsidRDefault="00F36A5E" w:rsidP="00F36A5E">
      <w:pPr>
        <w:spacing w:after="160" w:line="254" w:lineRule="auto"/>
        <w:rPr>
          <w:rFonts w:ascii="Arial Rounded MT Bold" w:hAnsi="Arial Rounded MT Bold"/>
          <w:b/>
          <w:color w:val="00B050"/>
          <w:sz w:val="40"/>
          <w:szCs w:val="40"/>
        </w:rPr>
      </w:pPr>
      <w:r w:rsidRPr="00BC78FF">
        <w:rPr>
          <w:rFonts w:ascii="Arial Rounded MT Bold" w:hAnsi="Arial Rounded MT Bold"/>
          <w:b/>
          <w:color w:val="00B050"/>
          <w:sz w:val="40"/>
          <w:szCs w:val="40"/>
        </w:rPr>
        <w:t>Factorial:</w:t>
      </w:r>
    </w:p>
    <w:p w:rsidR="00F36A5E" w:rsidRPr="00BC78FF" w:rsidRDefault="00F36A5E" w:rsidP="00535C17">
      <w:pPr>
        <w:pStyle w:val="ListParagraph"/>
        <w:numPr>
          <w:ilvl w:val="0"/>
          <w:numId w:val="6"/>
        </w:numPr>
        <w:spacing w:after="160" w:line="256" w:lineRule="auto"/>
        <w:rPr>
          <w:rFonts w:ascii="Arial Rounded MT Bold" w:eastAsia="Arial Rounded" w:hAnsi="Arial Rounded MT Bold" w:cs="Arial Rounded"/>
          <w:b/>
          <w:sz w:val="32"/>
          <w:szCs w:val="32"/>
        </w:rPr>
      </w:pPr>
      <w:r w:rsidRPr="00BC78FF">
        <w:rPr>
          <w:rFonts w:ascii="Arial Rounded MT Bold" w:eastAsia="Arial Rounded" w:hAnsi="Arial Rounded MT Bold" w:cs="Arial Rounded"/>
          <w:b/>
          <w:sz w:val="32"/>
          <w:szCs w:val="32"/>
        </w:rPr>
        <w:t xml:space="preserve">Move the value of whose </w:t>
      </w:r>
      <w:proofErr w:type="gramStart"/>
      <w:r w:rsidRPr="00BC78FF">
        <w:rPr>
          <w:rFonts w:ascii="Arial Rounded MT Bold" w:eastAsia="Arial Rounded" w:hAnsi="Arial Rounded MT Bold" w:cs="Arial Rounded"/>
          <w:b/>
          <w:sz w:val="32"/>
          <w:szCs w:val="32"/>
        </w:rPr>
        <w:t>factorial  to</w:t>
      </w:r>
      <w:proofErr w:type="gramEnd"/>
      <w:r w:rsidRPr="00BC78FF">
        <w:rPr>
          <w:rFonts w:ascii="Arial Rounded MT Bold" w:eastAsia="Arial Rounded" w:hAnsi="Arial Rounded MT Bold" w:cs="Arial Rounded"/>
          <w:b/>
          <w:sz w:val="32"/>
          <w:szCs w:val="32"/>
        </w:rPr>
        <w:t xml:space="preserve"> be found in to the Accumulator.</w:t>
      </w:r>
    </w:p>
    <w:p w:rsidR="00F36A5E" w:rsidRPr="00BC78FF" w:rsidRDefault="00F36A5E" w:rsidP="00535C17">
      <w:pPr>
        <w:pStyle w:val="ListParagraph"/>
        <w:numPr>
          <w:ilvl w:val="0"/>
          <w:numId w:val="6"/>
        </w:numPr>
        <w:spacing w:after="160" w:line="256" w:lineRule="auto"/>
        <w:rPr>
          <w:rFonts w:ascii="Arial Rounded MT Bold" w:eastAsia="Arial Rounded" w:hAnsi="Arial Rounded MT Bold" w:cs="Arial Rounded"/>
          <w:b/>
          <w:sz w:val="32"/>
          <w:szCs w:val="32"/>
        </w:rPr>
      </w:pPr>
      <w:r w:rsidRPr="00BC78FF">
        <w:rPr>
          <w:rFonts w:ascii="Arial Rounded MT Bold" w:eastAsia="Arial Rounded" w:hAnsi="Arial Rounded MT Bold" w:cs="Arial Rounded"/>
          <w:b/>
          <w:sz w:val="32"/>
          <w:szCs w:val="32"/>
        </w:rPr>
        <w:t>Move the value in Accumulator to both Base Register and Counter Register.</w:t>
      </w:r>
    </w:p>
    <w:p w:rsidR="00535C17" w:rsidRPr="00BC78FF" w:rsidRDefault="00F36A5E" w:rsidP="00535C17">
      <w:pPr>
        <w:pStyle w:val="ListParagraph"/>
        <w:numPr>
          <w:ilvl w:val="0"/>
          <w:numId w:val="6"/>
        </w:numPr>
        <w:spacing w:after="160" w:line="256" w:lineRule="auto"/>
        <w:rPr>
          <w:rFonts w:ascii="Arial Rounded MT Bold" w:eastAsia="Arial Rounded" w:hAnsi="Arial Rounded MT Bold" w:cs="Arial Rounded"/>
          <w:b/>
          <w:sz w:val="32"/>
          <w:szCs w:val="32"/>
        </w:rPr>
      </w:pPr>
      <w:r w:rsidRPr="00BC78FF">
        <w:rPr>
          <w:rFonts w:ascii="Arial Rounded MT Bold" w:eastAsia="Arial Rounded" w:hAnsi="Arial Rounded MT Bold" w:cs="Arial Rounded"/>
          <w:b/>
          <w:sz w:val="32"/>
          <w:szCs w:val="32"/>
        </w:rPr>
        <w:t xml:space="preserve">Decrement both Base </w:t>
      </w:r>
      <w:r w:rsidR="00535C17" w:rsidRPr="00BC78FF">
        <w:rPr>
          <w:rFonts w:ascii="Arial Rounded MT Bold" w:eastAsia="Arial Rounded" w:hAnsi="Arial Rounded MT Bold" w:cs="Arial Rounded"/>
          <w:b/>
          <w:sz w:val="32"/>
          <w:szCs w:val="32"/>
        </w:rPr>
        <w:t>Register and Counter Register</w:t>
      </w:r>
      <w:r w:rsidRPr="00BC78FF">
        <w:rPr>
          <w:rFonts w:ascii="Arial Rounded MT Bold" w:eastAsia="Arial Rounded" w:hAnsi="Arial Rounded MT Bold" w:cs="Arial Rounded"/>
          <w:b/>
          <w:sz w:val="32"/>
          <w:szCs w:val="32"/>
        </w:rPr>
        <w:t xml:space="preserve"> </w:t>
      </w:r>
    </w:p>
    <w:p w:rsidR="00F36A5E" w:rsidRPr="00BC78FF" w:rsidRDefault="00F36A5E" w:rsidP="00535C17">
      <w:pPr>
        <w:pStyle w:val="ListParagraph"/>
        <w:numPr>
          <w:ilvl w:val="0"/>
          <w:numId w:val="6"/>
        </w:numPr>
        <w:spacing w:after="160" w:line="256" w:lineRule="auto"/>
        <w:rPr>
          <w:rFonts w:ascii="Arial Rounded MT Bold" w:eastAsia="Arial Rounded" w:hAnsi="Arial Rounded MT Bold" w:cs="Arial Rounded"/>
          <w:b/>
          <w:sz w:val="32"/>
          <w:szCs w:val="32"/>
        </w:rPr>
      </w:pPr>
      <w:r w:rsidRPr="00BC78FF">
        <w:rPr>
          <w:rFonts w:ascii="Arial Rounded MT Bold" w:eastAsia="Arial Rounded" w:hAnsi="Arial Rounded MT Bold" w:cs="Arial Rounded"/>
          <w:b/>
          <w:sz w:val="32"/>
          <w:szCs w:val="32"/>
        </w:rPr>
        <w:t>Multiply the Base Register to Accumulator and decrement the Base Register inside a loop</w:t>
      </w:r>
    </w:p>
    <w:p w:rsidR="00F36A5E" w:rsidRPr="00BC78FF" w:rsidRDefault="00F36A5E" w:rsidP="00535C17">
      <w:pPr>
        <w:pStyle w:val="ListParagraph"/>
        <w:numPr>
          <w:ilvl w:val="0"/>
          <w:numId w:val="6"/>
        </w:numPr>
        <w:spacing w:after="160" w:line="256" w:lineRule="auto"/>
        <w:rPr>
          <w:rFonts w:ascii="Arial Rounded MT Bold" w:eastAsia="Arial Rounded" w:hAnsi="Arial Rounded MT Bold" w:cs="Arial Rounded"/>
          <w:b/>
          <w:sz w:val="32"/>
          <w:szCs w:val="32"/>
        </w:rPr>
      </w:pPr>
      <w:r w:rsidRPr="00BC78FF">
        <w:rPr>
          <w:rFonts w:ascii="Arial Rounded MT Bold" w:eastAsia="Arial Rounded" w:hAnsi="Arial Rounded MT Bold" w:cs="Arial Rounded"/>
          <w:b/>
          <w:sz w:val="32"/>
          <w:szCs w:val="32"/>
        </w:rPr>
        <w:t>Loop is repeated and Base register is multiplied to Accumulator till the counter becomes 0.</w:t>
      </w:r>
    </w:p>
    <w:p w:rsidR="00F36A5E" w:rsidRPr="00BC78FF" w:rsidRDefault="00F36A5E" w:rsidP="00535C17">
      <w:pPr>
        <w:pStyle w:val="ListParagraph"/>
        <w:numPr>
          <w:ilvl w:val="0"/>
          <w:numId w:val="6"/>
        </w:numPr>
        <w:spacing w:after="160" w:line="256" w:lineRule="auto"/>
        <w:rPr>
          <w:rFonts w:ascii="Arial Rounded MT Bold" w:eastAsia="Arial Rounded" w:hAnsi="Arial Rounded MT Bold" w:cs="Arial Rounded"/>
          <w:b/>
          <w:sz w:val="32"/>
          <w:szCs w:val="32"/>
        </w:rPr>
      </w:pPr>
      <w:r w:rsidRPr="00BC78FF">
        <w:rPr>
          <w:rFonts w:ascii="Arial Rounded MT Bold" w:eastAsia="Arial Rounded" w:hAnsi="Arial Rounded MT Bold" w:cs="Arial Rounded"/>
          <w:b/>
          <w:sz w:val="32"/>
          <w:szCs w:val="32"/>
        </w:rPr>
        <w:t xml:space="preserve">The Factorial of the </w:t>
      </w:r>
      <w:proofErr w:type="gramStart"/>
      <w:r w:rsidRPr="00BC78FF">
        <w:rPr>
          <w:rFonts w:ascii="Arial Rounded MT Bold" w:eastAsia="Arial Rounded" w:hAnsi="Arial Rounded MT Bold" w:cs="Arial Rounded"/>
          <w:b/>
          <w:sz w:val="32"/>
          <w:szCs w:val="32"/>
        </w:rPr>
        <w:t>Given</w:t>
      </w:r>
      <w:proofErr w:type="gramEnd"/>
      <w:r w:rsidRPr="00BC78FF">
        <w:rPr>
          <w:rFonts w:ascii="Arial Rounded MT Bold" w:eastAsia="Arial Rounded" w:hAnsi="Arial Rounded MT Bold" w:cs="Arial Rounded"/>
          <w:b/>
          <w:sz w:val="32"/>
          <w:szCs w:val="32"/>
        </w:rPr>
        <w:t xml:space="preserve"> value is stored in Accumulator.</w:t>
      </w:r>
    </w:p>
    <w:p w:rsidR="00F36A5E" w:rsidRPr="00BC78FF" w:rsidRDefault="00F36A5E" w:rsidP="00F36A5E">
      <w:pPr>
        <w:spacing w:after="160" w:line="254" w:lineRule="auto"/>
        <w:rPr>
          <w:rFonts w:ascii="Arial Rounded MT Bold" w:hAnsi="Arial Rounded MT Bold"/>
          <w:b/>
          <w:color w:val="00B050"/>
          <w:sz w:val="40"/>
          <w:szCs w:val="40"/>
        </w:rPr>
      </w:pPr>
      <w:proofErr w:type="spellStart"/>
      <w:r w:rsidRPr="00BC78FF">
        <w:rPr>
          <w:rFonts w:ascii="Arial Rounded MT Bold" w:hAnsi="Arial Rounded MT Bold"/>
          <w:b/>
          <w:color w:val="00B050"/>
          <w:sz w:val="40"/>
          <w:szCs w:val="40"/>
        </w:rPr>
        <w:t>Fibanocci</w:t>
      </w:r>
      <w:proofErr w:type="spellEnd"/>
      <w:r w:rsidRPr="00BC78FF">
        <w:rPr>
          <w:rFonts w:ascii="Arial Rounded MT Bold" w:hAnsi="Arial Rounded MT Bold"/>
          <w:b/>
          <w:color w:val="00B050"/>
          <w:sz w:val="40"/>
          <w:szCs w:val="40"/>
        </w:rPr>
        <w:t>:</w:t>
      </w:r>
    </w:p>
    <w:p w:rsidR="00F36A5E" w:rsidRPr="00BC78FF" w:rsidRDefault="00F36A5E" w:rsidP="00F36A5E">
      <w:pPr>
        <w:spacing w:after="160" w:line="254" w:lineRule="auto"/>
        <w:rPr>
          <w:rFonts w:ascii="Arial Rounded MT Bold" w:hAnsi="Arial Rounded MT Bold"/>
          <w:b/>
          <w:color w:val="002060"/>
          <w:sz w:val="40"/>
          <w:szCs w:val="40"/>
        </w:rPr>
      </w:pPr>
      <w:r w:rsidRPr="00BC78FF">
        <w:rPr>
          <w:rFonts w:ascii="Arial Rounded MT Bold" w:hAnsi="Arial Rounded MT Bold"/>
          <w:b/>
          <w:color w:val="002060"/>
          <w:sz w:val="40"/>
          <w:szCs w:val="40"/>
        </w:rPr>
        <w:t>FLOWCHART</w:t>
      </w:r>
    </w:p>
    <w:p w:rsidR="00F36A5E" w:rsidRPr="00BC78FF" w:rsidRDefault="00F36A5E" w:rsidP="00F36A5E">
      <w:pPr>
        <w:spacing w:after="160" w:line="254" w:lineRule="auto"/>
        <w:rPr>
          <w:rFonts w:ascii="Arial Rounded MT Bold" w:hAnsi="Arial Rounded MT Bold"/>
          <w:b/>
          <w:color w:val="00B050"/>
          <w:sz w:val="40"/>
          <w:szCs w:val="40"/>
        </w:rPr>
      </w:pPr>
      <w:r w:rsidRPr="00BC78FF">
        <w:rPr>
          <w:rFonts w:ascii="Arial Rounded MT Bold" w:hAnsi="Arial Rounded MT Bold"/>
          <w:b/>
          <w:color w:val="00B050"/>
          <w:sz w:val="40"/>
          <w:szCs w:val="40"/>
        </w:rPr>
        <w:t>Factorial:</w:t>
      </w:r>
    </w:p>
    <w:p w:rsidR="00F36A5E" w:rsidRPr="00BC78FF" w:rsidRDefault="00F36A5E" w:rsidP="00F36A5E">
      <w:pPr>
        <w:spacing w:after="160" w:line="254" w:lineRule="auto"/>
        <w:rPr>
          <w:rFonts w:ascii="Arial Rounded MT Bold" w:hAnsi="Arial Rounded MT Bold"/>
          <w:b/>
          <w:color w:val="00B050"/>
          <w:sz w:val="40"/>
          <w:szCs w:val="40"/>
        </w:rPr>
      </w:pPr>
      <w:r w:rsidRPr="00BC78FF">
        <w:rPr>
          <w:rFonts w:ascii="Arial Rounded MT Bold" w:eastAsia="Arial Rounded" w:hAnsi="Arial Rounded MT Bold" w:cs="Arial Rounded"/>
          <w:b/>
          <w:noProof/>
          <w:color w:val="00B050"/>
          <w:sz w:val="32"/>
          <w:szCs w:val="32"/>
          <w:lang w:val="en-US" w:eastAsia="en-US"/>
        </w:rPr>
        <w:lastRenderedPageBreak/>
        <w:drawing>
          <wp:inline distT="114300" distB="114300" distL="114300" distR="114300" wp14:anchorId="15366B0C" wp14:editId="63B5679A">
            <wp:extent cx="5086350" cy="6995859"/>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0"/>
                    <a:srcRect/>
                    <a:stretch>
                      <a:fillRect/>
                    </a:stretch>
                  </pic:blipFill>
                  <pic:spPr>
                    <a:xfrm>
                      <a:off x="0" y="0"/>
                      <a:ext cx="5086350" cy="6995859"/>
                    </a:xfrm>
                    <a:prstGeom prst="rect">
                      <a:avLst/>
                    </a:prstGeom>
                    <a:ln/>
                  </pic:spPr>
                </pic:pic>
              </a:graphicData>
            </a:graphic>
          </wp:inline>
        </w:drawing>
      </w:r>
    </w:p>
    <w:p w:rsidR="00F36A5E" w:rsidRPr="00BC78FF" w:rsidRDefault="00F36A5E" w:rsidP="00F36A5E">
      <w:pPr>
        <w:spacing w:after="160" w:line="254" w:lineRule="auto"/>
        <w:rPr>
          <w:rFonts w:ascii="Arial Rounded MT Bold" w:hAnsi="Arial Rounded MT Bold"/>
          <w:b/>
          <w:color w:val="00B050"/>
          <w:sz w:val="40"/>
          <w:szCs w:val="40"/>
        </w:rPr>
      </w:pPr>
      <w:proofErr w:type="spellStart"/>
      <w:r w:rsidRPr="00BC78FF">
        <w:rPr>
          <w:rFonts w:ascii="Arial Rounded MT Bold" w:hAnsi="Arial Rounded MT Bold"/>
          <w:b/>
          <w:color w:val="00B050"/>
          <w:sz w:val="40"/>
          <w:szCs w:val="40"/>
        </w:rPr>
        <w:t>Fibanocci</w:t>
      </w:r>
      <w:proofErr w:type="spellEnd"/>
      <w:r w:rsidRPr="00BC78FF">
        <w:rPr>
          <w:rFonts w:ascii="Arial Rounded MT Bold" w:hAnsi="Arial Rounded MT Bold"/>
          <w:b/>
          <w:color w:val="00B050"/>
          <w:sz w:val="40"/>
          <w:szCs w:val="40"/>
        </w:rPr>
        <w:t>:</w:t>
      </w:r>
    </w:p>
    <w:p w:rsidR="00F36A5E" w:rsidRPr="00BC78FF" w:rsidRDefault="00F36A5E" w:rsidP="00F36A5E">
      <w:pPr>
        <w:spacing w:after="160" w:line="254" w:lineRule="auto"/>
        <w:rPr>
          <w:rFonts w:ascii="Arial Rounded MT Bold" w:hAnsi="Arial Rounded MT Bold"/>
          <w:b/>
          <w:color w:val="00B050"/>
          <w:sz w:val="40"/>
          <w:szCs w:val="40"/>
        </w:rPr>
      </w:pPr>
    </w:p>
    <w:p w:rsidR="00F36A5E" w:rsidRPr="00BC78FF" w:rsidRDefault="00F36A5E" w:rsidP="00F36A5E">
      <w:pPr>
        <w:spacing w:after="160" w:line="254" w:lineRule="auto"/>
        <w:rPr>
          <w:rFonts w:ascii="Arial Rounded MT Bold" w:eastAsia="Arial Rounded" w:hAnsi="Arial Rounded MT Bold" w:cs="Arial Rounded"/>
          <w:b/>
          <w:color w:val="FF0000"/>
          <w:sz w:val="48"/>
          <w:szCs w:val="48"/>
        </w:rPr>
      </w:pPr>
      <w:r w:rsidRPr="00BC78FF">
        <w:rPr>
          <w:rFonts w:ascii="Arial Rounded MT Bold" w:eastAsia="Arial Rounded" w:hAnsi="Arial Rounded MT Bold" w:cs="Arial Rounded"/>
          <w:b/>
          <w:color w:val="FF0000"/>
          <w:sz w:val="48"/>
          <w:szCs w:val="48"/>
        </w:rPr>
        <w:lastRenderedPageBreak/>
        <w:t>Factorial</w:t>
      </w:r>
    </w:p>
    <w:p w:rsidR="00F36A5E" w:rsidRPr="00BC78FF" w:rsidRDefault="00F36A5E" w:rsidP="00F36A5E">
      <w:pPr>
        <w:spacing w:after="160" w:line="254" w:lineRule="auto"/>
        <w:rPr>
          <w:rFonts w:ascii="Arial Rounded MT Bold" w:eastAsia="Arial Rounded" w:hAnsi="Arial Rounded MT Bold" w:cs="Arial Rounded"/>
          <w:b/>
          <w:color w:val="244061"/>
          <w:sz w:val="40"/>
          <w:szCs w:val="40"/>
        </w:rPr>
      </w:pPr>
      <w:r w:rsidRPr="00BC78FF">
        <w:rPr>
          <w:rFonts w:ascii="Arial Rounded MT Bold" w:eastAsia="Arial Rounded" w:hAnsi="Arial Rounded MT Bold" w:cs="Arial Rounded"/>
          <w:b/>
          <w:color w:val="244061"/>
          <w:sz w:val="40"/>
          <w:szCs w:val="40"/>
        </w:rPr>
        <w:t>Design and Calculations:</w:t>
      </w:r>
    </w:p>
    <w:p w:rsidR="00535C17" w:rsidRPr="00BC78FF" w:rsidRDefault="00535C17" w:rsidP="00535C17">
      <w:pPr>
        <w:spacing w:after="160" w:line="256" w:lineRule="auto"/>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Here we input the value ‘7’ in to the accumulator and Move the value from Accumulator to Base Register and Counter Register and Decrement the value of both Base and Counter registers and run a loop and Multiply the Base register . And decrement the Base Register and loop is repeated until the counter becomes 0</w:t>
      </w:r>
    </w:p>
    <w:p w:rsidR="00535C17" w:rsidRPr="00BC78FF" w:rsidRDefault="00535C17" w:rsidP="00535C17">
      <w:pPr>
        <w:spacing w:after="160" w:line="256" w:lineRule="auto"/>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Calculations:</w:t>
      </w:r>
    </w:p>
    <w:p w:rsidR="00535C17" w:rsidRPr="00BC78FF" w:rsidRDefault="00535C17" w:rsidP="00535C17">
      <w:pPr>
        <w:spacing w:after="160" w:line="256" w:lineRule="auto"/>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sz w:val="36"/>
          <w:szCs w:val="36"/>
        </w:rPr>
        <w:t>7*6*5*4*3*2*1=</w:t>
      </w:r>
      <w:proofErr w:type="gramStart"/>
      <w:r w:rsidRPr="00BC78FF">
        <w:rPr>
          <w:rFonts w:ascii="Arial Rounded MT Bold" w:eastAsia="Arial Rounded" w:hAnsi="Arial Rounded MT Bold" w:cs="Arial Rounded"/>
          <w:b/>
          <w:sz w:val="36"/>
          <w:szCs w:val="36"/>
        </w:rPr>
        <w:t>13B0[</w:t>
      </w:r>
      <w:proofErr w:type="gramEnd"/>
      <w:r w:rsidRPr="00BC78FF">
        <w:rPr>
          <w:rFonts w:ascii="Arial Rounded MT Bold" w:eastAsia="Arial Rounded" w:hAnsi="Arial Rounded MT Bold" w:cs="Arial Rounded"/>
          <w:b/>
          <w:sz w:val="36"/>
          <w:szCs w:val="36"/>
        </w:rPr>
        <w:t>Hex] (5040[Dec])</w:t>
      </w:r>
    </w:p>
    <w:p w:rsidR="00535C17" w:rsidRPr="00BC78FF" w:rsidRDefault="00535C17" w:rsidP="00535C17">
      <w:pPr>
        <w:spacing w:after="160" w:line="256" w:lineRule="auto"/>
        <w:jc w:val="center"/>
        <w:rPr>
          <w:rFonts w:ascii="Arial Rounded MT Bold" w:eastAsia="Arial Rounded" w:hAnsi="Arial Rounded MT Bold" w:cs="Arial Rounded"/>
          <w:b/>
          <w:sz w:val="36"/>
          <w:szCs w:val="36"/>
        </w:rPr>
      </w:pPr>
      <w:r w:rsidRPr="00BC78FF">
        <w:rPr>
          <w:rFonts w:ascii="Arial Rounded MT Bold" w:eastAsia="Arial Rounded" w:hAnsi="Arial Rounded MT Bold" w:cs="Arial Rounded"/>
          <w:b/>
          <w:noProof/>
          <w:sz w:val="36"/>
          <w:szCs w:val="36"/>
          <w:lang w:val="en-US" w:eastAsia="en-US"/>
        </w:rPr>
        <w:drawing>
          <wp:inline distT="114300" distB="114300" distL="114300" distR="114300" wp14:anchorId="03FE9A61" wp14:editId="59751F6D">
            <wp:extent cx="2959735" cy="3433011"/>
            <wp:effectExtent l="0" t="0" r="0" b="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1"/>
                    <a:srcRect/>
                    <a:stretch>
                      <a:fillRect/>
                    </a:stretch>
                  </pic:blipFill>
                  <pic:spPr>
                    <a:xfrm>
                      <a:off x="0" y="0"/>
                      <a:ext cx="2985076" cy="3462404"/>
                    </a:xfrm>
                    <a:prstGeom prst="rect">
                      <a:avLst/>
                    </a:prstGeom>
                    <a:ln/>
                  </pic:spPr>
                </pic:pic>
              </a:graphicData>
            </a:graphic>
          </wp:inline>
        </w:drawing>
      </w:r>
    </w:p>
    <w:p w:rsidR="00535C17" w:rsidRPr="00BC78FF" w:rsidRDefault="00535C17" w:rsidP="00535C17">
      <w:pPr>
        <w:spacing w:after="160" w:line="256" w:lineRule="auto"/>
        <w:rPr>
          <w:rFonts w:ascii="Arial Rounded MT Bold" w:eastAsia="Arial Rounded" w:hAnsi="Arial Rounded MT Bold" w:cs="Arial Rounded"/>
          <w:b/>
          <w:sz w:val="36"/>
          <w:szCs w:val="36"/>
        </w:rPr>
      </w:pPr>
    </w:p>
    <w:p w:rsidR="00535C17" w:rsidRPr="00BC78FF" w:rsidRDefault="00535C17" w:rsidP="00F36A5E">
      <w:pPr>
        <w:spacing w:after="160" w:line="254" w:lineRule="auto"/>
        <w:rPr>
          <w:rFonts w:ascii="Arial Rounded MT Bold" w:eastAsia="Arial Rounded" w:hAnsi="Arial Rounded MT Bold" w:cs="Arial Rounded"/>
          <w:b/>
          <w:sz w:val="36"/>
          <w:szCs w:val="36"/>
        </w:rPr>
      </w:pPr>
    </w:p>
    <w:p w:rsidR="00F36A5E" w:rsidRPr="00BC78FF" w:rsidRDefault="00F36A5E" w:rsidP="00F36A5E">
      <w:pPr>
        <w:spacing w:after="160" w:line="254" w:lineRule="auto"/>
        <w:rPr>
          <w:rFonts w:ascii="Arial Rounded MT Bold" w:eastAsia="Arial Rounded" w:hAnsi="Arial Rounded MT Bold" w:cs="Arial Rounded"/>
          <w:b/>
          <w:color w:val="244061"/>
          <w:sz w:val="40"/>
          <w:szCs w:val="40"/>
        </w:rPr>
      </w:pPr>
      <w:r w:rsidRPr="00BC78FF">
        <w:rPr>
          <w:rFonts w:ascii="Arial Rounded MT Bold" w:eastAsia="Arial Rounded" w:hAnsi="Arial Rounded MT Bold" w:cs="Arial Rounded"/>
          <w:b/>
          <w:color w:val="244061"/>
          <w:sz w:val="40"/>
          <w:szCs w:val="40"/>
        </w:rPr>
        <w:lastRenderedPageBreak/>
        <w:t>Program Code:</w:t>
      </w:r>
    </w:p>
    <w:p w:rsidR="00535C17" w:rsidRPr="00BC78FF" w:rsidRDefault="00535C17" w:rsidP="00F36A5E">
      <w:pPr>
        <w:spacing w:after="160" w:line="254" w:lineRule="auto"/>
        <w:rPr>
          <w:rFonts w:ascii="Arial Rounded MT Bold" w:eastAsia="Arial Rounded" w:hAnsi="Arial Rounded MT Bold" w:cs="Arial Rounded"/>
          <w:b/>
          <w:color w:val="244061"/>
          <w:sz w:val="40"/>
          <w:szCs w:val="40"/>
        </w:rPr>
      </w:pPr>
    </w:p>
    <w:p w:rsidR="00535C17" w:rsidRPr="00BC78FF" w:rsidRDefault="00535C17" w:rsidP="00535C17">
      <w:pPr>
        <w:spacing w:after="160" w:line="256" w:lineRule="auto"/>
        <w:rPr>
          <w:rFonts w:ascii="Arial Rounded MT Bold" w:eastAsia="Arial Rounded" w:hAnsi="Arial Rounded MT Bold" w:cs="Arial Rounded"/>
          <w:b/>
          <w:sz w:val="32"/>
          <w:szCs w:val="32"/>
        </w:rPr>
      </w:pPr>
      <w:r w:rsidRPr="00BC78FF">
        <w:rPr>
          <w:rFonts w:ascii="Arial Rounded MT Bold" w:eastAsia="Arial Rounded" w:hAnsi="Arial Rounded MT Bold" w:cs="Arial Rounded"/>
          <w:b/>
          <w:sz w:val="32"/>
          <w:szCs w:val="32"/>
        </w:rPr>
        <w:t>Assume CS: Code DS: Data</w:t>
      </w:r>
    </w:p>
    <w:p w:rsidR="00535C17" w:rsidRPr="00BC78FF" w:rsidRDefault="00535C17" w:rsidP="00535C17">
      <w:pPr>
        <w:spacing w:after="160" w:line="256" w:lineRule="auto"/>
        <w:rPr>
          <w:rFonts w:ascii="Arial Rounded MT Bold" w:eastAsia="Arial Rounded" w:hAnsi="Arial Rounded MT Bold" w:cs="Arial Rounded"/>
          <w:b/>
          <w:sz w:val="32"/>
          <w:szCs w:val="32"/>
        </w:rPr>
      </w:pPr>
      <w:r w:rsidRPr="00BC78FF">
        <w:rPr>
          <w:rFonts w:ascii="Arial Rounded MT Bold" w:eastAsia="Arial Rounded" w:hAnsi="Arial Rounded MT Bold" w:cs="Arial Rounded"/>
          <w:b/>
          <w:sz w:val="32"/>
          <w:szCs w:val="32"/>
        </w:rPr>
        <w:t>DATA SEGMENT</w:t>
      </w:r>
    </w:p>
    <w:p w:rsidR="00535C17" w:rsidRPr="00BC78FF" w:rsidRDefault="00535C17" w:rsidP="00535C17">
      <w:pPr>
        <w:spacing w:after="160" w:line="256" w:lineRule="auto"/>
        <w:rPr>
          <w:rFonts w:ascii="Arial Rounded MT Bold" w:eastAsia="Arial Rounded" w:hAnsi="Arial Rounded MT Bold" w:cs="Arial Rounded"/>
          <w:b/>
          <w:sz w:val="32"/>
          <w:szCs w:val="32"/>
        </w:rPr>
      </w:pPr>
      <w:r w:rsidRPr="00BC78FF">
        <w:rPr>
          <w:rFonts w:ascii="Arial Rounded MT Bold" w:eastAsia="Arial Rounded" w:hAnsi="Arial Rounded MT Bold" w:cs="Arial Rounded"/>
          <w:b/>
          <w:sz w:val="32"/>
          <w:szCs w:val="32"/>
        </w:rPr>
        <w:t xml:space="preserve">    ANS DW 0</w:t>
      </w:r>
    </w:p>
    <w:p w:rsidR="00535C17" w:rsidRPr="00BC78FF" w:rsidRDefault="00535C17" w:rsidP="00535C17">
      <w:pPr>
        <w:spacing w:after="160" w:line="256" w:lineRule="auto"/>
        <w:rPr>
          <w:rFonts w:ascii="Arial Rounded MT Bold" w:eastAsia="Arial Rounded" w:hAnsi="Arial Rounded MT Bold" w:cs="Arial Rounded"/>
          <w:b/>
          <w:sz w:val="32"/>
          <w:szCs w:val="32"/>
        </w:rPr>
      </w:pPr>
      <w:r w:rsidRPr="00BC78FF">
        <w:rPr>
          <w:rFonts w:ascii="Arial Rounded MT Bold" w:eastAsia="Arial Rounded" w:hAnsi="Arial Rounded MT Bold" w:cs="Arial Rounded"/>
          <w:b/>
          <w:sz w:val="32"/>
          <w:szCs w:val="32"/>
        </w:rPr>
        <w:t xml:space="preserve">    DATA ENDS</w:t>
      </w:r>
    </w:p>
    <w:p w:rsidR="00535C17" w:rsidRPr="00BC78FF" w:rsidRDefault="00535C17" w:rsidP="00535C17">
      <w:pPr>
        <w:spacing w:after="160" w:line="256" w:lineRule="auto"/>
        <w:rPr>
          <w:rFonts w:ascii="Arial Rounded MT Bold" w:eastAsia="Arial Rounded" w:hAnsi="Arial Rounded MT Bold" w:cs="Arial Rounded"/>
          <w:b/>
          <w:sz w:val="32"/>
          <w:szCs w:val="32"/>
        </w:rPr>
      </w:pPr>
      <w:r w:rsidRPr="00BC78FF">
        <w:rPr>
          <w:rFonts w:ascii="Arial Rounded MT Bold" w:eastAsia="Arial Rounded" w:hAnsi="Arial Rounded MT Bold" w:cs="Arial Rounded"/>
          <w:b/>
          <w:sz w:val="32"/>
          <w:szCs w:val="32"/>
        </w:rPr>
        <w:t>CODE SEGMENT</w:t>
      </w:r>
    </w:p>
    <w:p w:rsidR="00535C17" w:rsidRPr="00BC78FF" w:rsidRDefault="00535C17" w:rsidP="00535C17">
      <w:pPr>
        <w:spacing w:after="160" w:line="256" w:lineRule="auto"/>
        <w:rPr>
          <w:rFonts w:ascii="Arial Rounded MT Bold" w:eastAsia="Arial Rounded" w:hAnsi="Arial Rounded MT Bold" w:cs="Arial Rounded"/>
          <w:b/>
          <w:sz w:val="32"/>
          <w:szCs w:val="32"/>
        </w:rPr>
      </w:pPr>
      <w:r w:rsidRPr="00BC78FF">
        <w:rPr>
          <w:rFonts w:ascii="Arial Rounded MT Bold" w:eastAsia="Arial Rounded" w:hAnsi="Arial Rounded MT Bold" w:cs="Arial Rounded"/>
          <w:b/>
          <w:sz w:val="32"/>
          <w:szCs w:val="32"/>
        </w:rPr>
        <w:t xml:space="preserve">    START:</w:t>
      </w:r>
    </w:p>
    <w:p w:rsidR="00535C17" w:rsidRPr="00BC78FF" w:rsidRDefault="00535C17" w:rsidP="00535C17">
      <w:pPr>
        <w:spacing w:after="160" w:line="256" w:lineRule="auto"/>
        <w:rPr>
          <w:rFonts w:ascii="Arial Rounded MT Bold" w:eastAsia="Arial Rounded" w:hAnsi="Arial Rounded MT Bold" w:cs="Arial Rounded"/>
          <w:b/>
          <w:sz w:val="32"/>
          <w:szCs w:val="32"/>
        </w:rPr>
      </w:pPr>
      <w:r w:rsidRPr="00BC78FF">
        <w:rPr>
          <w:rFonts w:ascii="Arial Rounded MT Bold" w:eastAsia="Arial Rounded" w:hAnsi="Arial Rounded MT Bold" w:cs="Arial Rounded"/>
          <w:b/>
          <w:sz w:val="32"/>
          <w:szCs w:val="32"/>
        </w:rPr>
        <w:t xml:space="preserve">    MOV AX, @DATA</w:t>
      </w:r>
    </w:p>
    <w:p w:rsidR="00535C17" w:rsidRPr="00BC78FF" w:rsidRDefault="00535C17" w:rsidP="00535C17">
      <w:pPr>
        <w:spacing w:after="160" w:line="256" w:lineRule="auto"/>
        <w:rPr>
          <w:rFonts w:ascii="Arial Rounded MT Bold" w:eastAsia="Arial Rounded" w:hAnsi="Arial Rounded MT Bold" w:cs="Arial Rounded"/>
          <w:b/>
          <w:sz w:val="32"/>
          <w:szCs w:val="32"/>
        </w:rPr>
      </w:pPr>
      <w:r w:rsidRPr="00BC78FF">
        <w:rPr>
          <w:rFonts w:ascii="Arial Rounded MT Bold" w:eastAsia="Arial Rounded" w:hAnsi="Arial Rounded MT Bold" w:cs="Arial Rounded"/>
          <w:b/>
          <w:sz w:val="32"/>
          <w:szCs w:val="32"/>
        </w:rPr>
        <w:t xml:space="preserve">    MOV DS, AX</w:t>
      </w:r>
    </w:p>
    <w:p w:rsidR="00535C17" w:rsidRPr="00BC78FF" w:rsidRDefault="00535C17" w:rsidP="00535C17">
      <w:pPr>
        <w:spacing w:after="160" w:line="256" w:lineRule="auto"/>
        <w:rPr>
          <w:rFonts w:ascii="Arial Rounded MT Bold" w:eastAsia="Arial Rounded" w:hAnsi="Arial Rounded MT Bold" w:cs="Arial Rounded"/>
          <w:b/>
          <w:sz w:val="32"/>
          <w:szCs w:val="32"/>
        </w:rPr>
      </w:pPr>
      <w:r w:rsidRPr="00BC78FF">
        <w:rPr>
          <w:rFonts w:ascii="Arial Rounded MT Bold" w:eastAsia="Arial Rounded" w:hAnsi="Arial Rounded MT Bold" w:cs="Arial Rounded"/>
          <w:b/>
          <w:sz w:val="32"/>
          <w:szCs w:val="32"/>
        </w:rPr>
        <w:t xml:space="preserve">    MOV AX, 7h</w:t>
      </w:r>
    </w:p>
    <w:p w:rsidR="00535C17" w:rsidRPr="00BC78FF" w:rsidRDefault="00535C17" w:rsidP="00535C17">
      <w:pPr>
        <w:spacing w:after="160" w:line="256" w:lineRule="auto"/>
        <w:rPr>
          <w:rFonts w:ascii="Arial Rounded MT Bold" w:eastAsia="Arial Rounded" w:hAnsi="Arial Rounded MT Bold" w:cs="Arial Rounded"/>
          <w:b/>
          <w:sz w:val="32"/>
          <w:szCs w:val="32"/>
        </w:rPr>
      </w:pPr>
      <w:r w:rsidRPr="00BC78FF">
        <w:rPr>
          <w:rFonts w:ascii="Arial Rounded MT Bold" w:eastAsia="Arial Rounded" w:hAnsi="Arial Rounded MT Bold" w:cs="Arial Rounded"/>
          <w:b/>
          <w:sz w:val="32"/>
          <w:szCs w:val="32"/>
        </w:rPr>
        <w:t xml:space="preserve">    MOV CX, AX</w:t>
      </w:r>
    </w:p>
    <w:p w:rsidR="00535C17" w:rsidRPr="00BC78FF" w:rsidRDefault="00535C17" w:rsidP="00535C17">
      <w:pPr>
        <w:spacing w:after="160" w:line="256" w:lineRule="auto"/>
        <w:rPr>
          <w:rFonts w:ascii="Arial Rounded MT Bold" w:eastAsia="Arial Rounded" w:hAnsi="Arial Rounded MT Bold" w:cs="Arial Rounded"/>
          <w:b/>
          <w:sz w:val="32"/>
          <w:szCs w:val="32"/>
        </w:rPr>
      </w:pPr>
      <w:r w:rsidRPr="00BC78FF">
        <w:rPr>
          <w:rFonts w:ascii="Arial Rounded MT Bold" w:eastAsia="Arial Rounded" w:hAnsi="Arial Rounded MT Bold" w:cs="Arial Rounded"/>
          <w:b/>
          <w:sz w:val="32"/>
          <w:szCs w:val="32"/>
        </w:rPr>
        <w:t xml:space="preserve">    DEC CX</w:t>
      </w:r>
    </w:p>
    <w:p w:rsidR="00535C17" w:rsidRPr="00BC78FF" w:rsidRDefault="00535C17" w:rsidP="00535C17">
      <w:pPr>
        <w:spacing w:after="160" w:line="256" w:lineRule="auto"/>
        <w:rPr>
          <w:rFonts w:ascii="Arial Rounded MT Bold" w:eastAsia="Arial Rounded" w:hAnsi="Arial Rounded MT Bold" w:cs="Arial Rounded"/>
          <w:b/>
          <w:sz w:val="32"/>
          <w:szCs w:val="32"/>
        </w:rPr>
      </w:pPr>
      <w:r w:rsidRPr="00BC78FF">
        <w:rPr>
          <w:rFonts w:ascii="Arial Rounded MT Bold" w:eastAsia="Arial Rounded" w:hAnsi="Arial Rounded MT Bold" w:cs="Arial Rounded"/>
          <w:b/>
          <w:sz w:val="32"/>
          <w:szCs w:val="32"/>
        </w:rPr>
        <w:t xml:space="preserve">    MOV BX, AX</w:t>
      </w:r>
    </w:p>
    <w:p w:rsidR="00535C17" w:rsidRPr="00BC78FF" w:rsidRDefault="00535C17" w:rsidP="00535C17">
      <w:pPr>
        <w:spacing w:after="160" w:line="256" w:lineRule="auto"/>
        <w:rPr>
          <w:rFonts w:ascii="Arial Rounded MT Bold" w:eastAsia="Arial Rounded" w:hAnsi="Arial Rounded MT Bold" w:cs="Arial Rounded"/>
          <w:b/>
          <w:sz w:val="32"/>
          <w:szCs w:val="32"/>
        </w:rPr>
      </w:pPr>
      <w:r w:rsidRPr="00BC78FF">
        <w:rPr>
          <w:rFonts w:ascii="Arial Rounded MT Bold" w:eastAsia="Arial Rounded" w:hAnsi="Arial Rounded MT Bold" w:cs="Arial Rounded"/>
          <w:b/>
          <w:sz w:val="32"/>
          <w:szCs w:val="32"/>
        </w:rPr>
        <w:t xml:space="preserve">    DEC BX</w:t>
      </w:r>
    </w:p>
    <w:p w:rsidR="00535C17" w:rsidRPr="00BC78FF" w:rsidRDefault="00535C17" w:rsidP="00535C17">
      <w:pPr>
        <w:spacing w:after="160" w:line="256" w:lineRule="auto"/>
        <w:rPr>
          <w:rFonts w:ascii="Arial Rounded MT Bold" w:eastAsia="Arial Rounded" w:hAnsi="Arial Rounded MT Bold" w:cs="Arial Rounded"/>
          <w:b/>
          <w:sz w:val="32"/>
          <w:szCs w:val="32"/>
        </w:rPr>
      </w:pPr>
      <w:r w:rsidRPr="00BC78FF">
        <w:rPr>
          <w:rFonts w:ascii="Arial Rounded MT Bold" w:eastAsia="Arial Rounded" w:hAnsi="Arial Rounded MT Bold" w:cs="Arial Rounded"/>
          <w:b/>
          <w:sz w:val="32"/>
          <w:szCs w:val="32"/>
        </w:rPr>
        <w:t xml:space="preserve">    L:</w:t>
      </w:r>
    </w:p>
    <w:p w:rsidR="00535C17" w:rsidRPr="00BC78FF" w:rsidRDefault="00535C17" w:rsidP="00535C17">
      <w:pPr>
        <w:spacing w:after="160" w:line="256" w:lineRule="auto"/>
        <w:rPr>
          <w:rFonts w:ascii="Arial Rounded MT Bold" w:eastAsia="Arial Rounded" w:hAnsi="Arial Rounded MT Bold" w:cs="Arial Rounded"/>
          <w:b/>
          <w:sz w:val="32"/>
          <w:szCs w:val="32"/>
        </w:rPr>
      </w:pPr>
      <w:r w:rsidRPr="00BC78FF">
        <w:rPr>
          <w:rFonts w:ascii="Arial Rounded MT Bold" w:eastAsia="Arial Rounded" w:hAnsi="Arial Rounded MT Bold" w:cs="Arial Rounded"/>
          <w:b/>
          <w:sz w:val="32"/>
          <w:szCs w:val="32"/>
        </w:rPr>
        <w:t xml:space="preserve">    MUL BX</w:t>
      </w:r>
    </w:p>
    <w:p w:rsidR="00535C17" w:rsidRPr="00BC78FF" w:rsidRDefault="00535C17" w:rsidP="00535C17">
      <w:pPr>
        <w:spacing w:after="160" w:line="256" w:lineRule="auto"/>
        <w:rPr>
          <w:rFonts w:ascii="Arial Rounded MT Bold" w:eastAsia="Arial Rounded" w:hAnsi="Arial Rounded MT Bold" w:cs="Arial Rounded"/>
          <w:b/>
          <w:sz w:val="32"/>
          <w:szCs w:val="32"/>
        </w:rPr>
      </w:pPr>
      <w:r w:rsidRPr="00BC78FF">
        <w:rPr>
          <w:rFonts w:ascii="Arial Rounded MT Bold" w:eastAsia="Arial Rounded" w:hAnsi="Arial Rounded MT Bold" w:cs="Arial Rounded"/>
          <w:b/>
          <w:sz w:val="32"/>
          <w:szCs w:val="32"/>
        </w:rPr>
        <w:t xml:space="preserve">    DEC BX</w:t>
      </w:r>
    </w:p>
    <w:p w:rsidR="00535C17" w:rsidRPr="00BC78FF" w:rsidRDefault="00535C17" w:rsidP="00535C17">
      <w:pPr>
        <w:spacing w:after="160" w:line="256" w:lineRule="auto"/>
        <w:rPr>
          <w:rFonts w:ascii="Arial Rounded MT Bold" w:eastAsia="Arial Rounded" w:hAnsi="Arial Rounded MT Bold" w:cs="Arial Rounded"/>
          <w:b/>
          <w:sz w:val="32"/>
          <w:szCs w:val="32"/>
        </w:rPr>
      </w:pPr>
      <w:r w:rsidRPr="00BC78FF">
        <w:rPr>
          <w:rFonts w:ascii="Arial Rounded MT Bold" w:eastAsia="Arial Rounded" w:hAnsi="Arial Rounded MT Bold" w:cs="Arial Rounded"/>
          <w:b/>
          <w:sz w:val="32"/>
          <w:szCs w:val="32"/>
        </w:rPr>
        <w:t xml:space="preserve">    LOOP L</w:t>
      </w:r>
    </w:p>
    <w:p w:rsidR="00535C17" w:rsidRPr="00BC78FF" w:rsidRDefault="00535C17" w:rsidP="00535C17">
      <w:pPr>
        <w:spacing w:after="160" w:line="256" w:lineRule="auto"/>
        <w:rPr>
          <w:rFonts w:ascii="Arial Rounded MT Bold" w:eastAsia="Arial Rounded" w:hAnsi="Arial Rounded MT Bold" w:cs="Arial Rounded"/>
          <w:b/>
          <w:sz w:val="32"/>
          <w:szCs w:val="32"/>
        </w:rPr>
      </w:pPr>
      <w:r w:rsidRPr="00BC78FF">
        <w:rPr>
          <w:rFonts w:ascii="Arial Rounded MT Bold" w:eastAsia="Arial Rounded" w:hAnsi="Arial Rounded MT Bold" w:cs="Arial Rounded"/>
          <w:b/>
          <w:sz w:val="32"/>
          <w:szCs w:val="32"/>
        </w:rPr>
        <w:t xml:space="preserve">    MOV ANS, AX</w:t>
      </w:r>
    </w:p>
    <w:p w:rsidR="00535C17" w:rsidRPr="00BC78FF" w:rsidRDefault="00535C17" w:rsidP="00535C17">
      <w:pPr>
        <w:spacing w:after="160" w:line="256" w:lineRule="auto"/>
        <w:rPr>
          <w:rFonts w:ascii="Arial Rounded MT Bold" w:eastAsia="Arial Rounded" w:hAnsi="Arial Rounded MT Bold" w:cs="Arial Rounded"/>
          <w:b/>
          <w:sz w:val="32"/>
          <w:szCs w:val="32"/>
        </w:rPr>
      </w:pPr>
      <w:r w:rsidRPr="00BC78FF">
        <w:rPr>
          <w:rFonts w:ascii="Arial Rounded MT Bold" w:eastAsia="Arial Rounded" w:hAnsi="Arial Rounded MT Bold" w:cs="Arial Rounded"/>
          <w:b/>
          <w:sz w:val="32"/>
          <w:szCs w:val="32"/>
        </w:rPr>
        <w:t xml:space="preserve">    CODE ENDS</w:t>
      </w:r>
    </w:p>
    <w:p w:rsidR="00535C17" w:rsidRPr="00BC78FF" w:rsidRDefault="00535C17" w:rsidP="00535C17">
      <w:pPr>
        <w:spacing w:after="160" w:line="256" w:lineRule="auto"/>
        <w:rPr>
          <w:rFonts w:ascii="Arial Rounded MT Bold" w:eastAsia="Arial Rounded" w:hAnsi="Arial Rounded MT Bold" w:cs="Arial Rounded"/>
          <w:b/>
          <w:sz w:val="32"/>
          <w:szCs w:val="32"/>
        </w:rPr>
      </w:pPr>
      <w:r w:rsidRPr="00BC78FF">
        <w:rPr>
          <w:rFonts w:ascii="Arial Rounded MT Bold" w:eastAsia="Arial Rounded" w:hAnsi="Arial Rounded MT Bold" w:cs="Arial Rounded"/>
          <w:b/>
          <w:sz w:val="32"/>
          <w:szCs w:val="32"/>
        </w:rPr>
        <w:t xml:space="preserve">END START       </w:t>
      </w:r>
    </w:p>
    <w:p w:rsidR="00535C17" w:rsidRPr="00BC78FF" w:rsidRDefault="00535C17" w:rsidP="00535C17">
      <w:pPr>
        <w:spacing w:after="160" w:line="256" w:lineRule="auto"/>
        <w:rPr>
          <w:rFonts w:ascii="Arial Rounded MT Bold" w:eastAsia="Arial Rounded" w:hAnsi="Arial Rounded MT Bold" w:cs="Arial Rounded"/>
          <w:b/>
          <w:sz w:val="40"/>
          <w:szCs w:val="40"/>
        </w:rPr>
      </w:pPr>
      <w:r w:rsidRPr="00BC78FF">
        <w:rPr>
          <w:rFonts w:ascii="Arial Rounded MT Bold" w:eastAsia="Arial Rounded" w:hAnsi="Arial Rounded MT Bold" w:cs="Arial Rounded"/>
          <w:b/>
          <w:noProof/>
          <w:sz w:val="40"/>
          <w:szCs w:val="40"/>
          <w:lang w:val="en-US" w:eastAsia="en-US"/>
        </w:rPr>
        <w:lastRenderedPageBreak/>
        <w:drawing>
          <wp:inline distT="114300" distB="114300" distL="114300" distR="114300" wp14:anchorId="1A50FB01" wp14:editId="2FBA1DAC">
            <wp:extent cx="2990850" cy="242887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2990850" cy="2428875"/>
                    </a:xfrm>
                    <a:prstGeom prst="rect">
                      <a:avLst/>
                    </a:prstGeom>
                    <a:ln/>
                  </pic:spPr>
                </pic:pic>
              </a:graphicData>
            </a:graphic>
          </wp:inline>
        </w:drawing>
      </w:r>
    </w:p>
    <w:p w:rsidR="00535C17" w:rsidRPr="00BC78FF" w:rsidRDefault="00535C17" w:rsidP="00535C17">
      <w:pPr>
        <w:spacing w:after="160" w:line="256" w:lineRule="auto"/>
        <w:rPr>
          <w:rFonts w:ascii="Arial Rounded MT Bold" w:eastAsia="Arial Rounded" w:hAnsi="Arial Rounded MT Bold" w:cs="Arial Rounded"/>
          <w:b/>
          <w:color w:val="073763"/>
          <w:sz w:val="40"/>
          <w:szCs w:val="40"/>
        </w:rPr>
      </w:pPr>
      <w:r w:rsidRPr="00BC78FF">
        <w:rPr>
          <w:rFonts w:ascii="Arial Rounded MT Bold" w:eastAsia="Arial Rounded" w:hAnsi="Arial Rounded MT Bold" w:cs="Arial Rounded"/>
          <w:b/>
          <w:color w:val="073763"/>
          <w:sz w:val="40"/>
          <w:szCs w:val="40"/>
        </w:rPr>
        <w:t>OUTPUT:</w:t>
      </w:r>
    </w:p>
    <w:p w:rsidR="00535C17" w:rsidRPr="00BC78FF" w:rsidRDefault="00535C17" w:rsidP="00535C17">
      <w:pPr>
        <w:spacing w:after="160" w:line="256" w:lineRule="auto"/>
        <w:rPr>
          <w:rFonts w:ascii="Arial Rounded MT Bold" w:eastAsia="Arial Rounded" w:hAnsi="Arial Rounded MT Bold" w:cs="Arial Rounded"/>
          <w:b/>
          <w:sz w:val="40"/>
          <w:szCs w:val="40"/>
        </w:rPr>
      </w:pPr>
      <w:r w:rsidRPr="00BC78FF">
        <w:rPr>
          <w:rFonts w:ascii="Arial Rounded MT Bold" w:eastAsia="Arial Rounded" w:hAnsi="Arial Rounded MT Bold" w:cs="Arial Rounded"/>
          <w:b/>
          <w:noProof/>
          <w:sz w:val="40"/>
          <w:szCs w:val="40"/>
          <w:lang w:val="en-US" w:eastAsia="en-US"/>
        </w:rPr>
        <w:drawing>
          <wp:inline distT="114300" distB="114300" distL="114300" distR="114300" wp14:anchorId="12110DD4" wp14:editId="334C364A">
            <wp:extent cx="5943600" cy="30861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943600" cy="3086100"/>
                    </a:xfrm>
                    <a:prstGeom prst="rect">
                      <a:avLst/>
                    </a:prstGeom>
                    <a:ln/>
                  </pic:spPr>
                </pic:pic>
              </a:graphicData>
            </a:graphic>
          </wp:inline>
        </w:drawing>
      </w:r>
    </w:p>
    <w:p w:rsidR="00535C17" w:rsidRPr="00BC78FF" w:rsidRDefault="00535C17" w:rsidP="00535C17">
      <w:pPr>
        <w:spacing w:after="160" w:line="256" w:lineRule="auto"/>
        <w:rPr>
          <w:rFonts w:ascii="Arial Rounded MT Bold" w:eastAsia="Arial Rounded" w:hAnsi="Arial Rounded MT Bold" w:cs="Arial Rounded"/>
          <w:b/>
          <w:sz w:val="40"/>
          <w:szCs w:val="40"/>
        </w:rPr>
      </w:pPr>
    </w:p>
    <w:p w:rsidR="00535C17" w:rsidRPr="00BC78FF" w:rsidRDefault="00535C17" w:rsidP="00535C17">
      <w:pPr>
        <w:spacing w:after="160" w:line="256" w:lineRule="auto"/>
        <w:rPr>
          <w:rFonts w:ascii="Arial Rounded MT Bold" w:eastAsia="Arial Rounded" w:hAnsi="Arial Rounded MT Bold" w:cs="Arial Rounded"/>
          <w:b/>
          <w:sz w:val="40"/>
          <w:szCs w:val="40"/>
        </w:rPr>
      </w:pPr>
    </w:p>
    <w:p w:rsidR="00535C17" w:rsidRPr="00BC78FF" w:rsidRDefault="00535C17" w:rsidP="00535C17">
      <w:pPr>
        <w:spacing w:after="160" w:line="256" w:lineRule="auto"/>
        <w:rPr>
          <w:rFonts w:ascii="Arial Rounded MT Bold" w:eastAsia="Arial Rounded" w:hAnsi="Arial Rounded MT Bold" w:cs="Arial Rounded"/>
          <w:b/>
          <w:sz w:val="32"/>
          <w:szCs w:val="32"/>
        </w:rPr>
      </w:pPr>
    </w:p>
    <w:p w:rsidR="00535C17" w:rsidRPr="00BC78FF" w:rsidRDefault="00535C17" w:rsidP="00535C17">
      <w:pPr>
        <w:spacing w:after="160" w:line="256" w:lineRule="auto"/>
        <w:rPr>
          <w:rFonts w:ascii="Arial Rounded MT Bold" w:eastAsia="Arial Rounded" w:hAnsi="Arial Rounded MT Bold" w:cs="Arial Rounded"/>
          <w:b/>
          <w:sz w:val="32"/>
          <w:szCs w:val="32"/>
        </w:rPr>
      </w:pPr>
    </w:p>
    <w:p w:rsidR="00535C17" w:rsidRPr="00BC78FF" w:rsidRDefault="00535C17" w:rsidP="00535C17">
      <w:pPr>
        <w:spacing w:after="160" w:line="256" w:lineRule="auto"/>
        <w:rPr>
          <w:rFonts w:ascii="Arial Rounded MT Bold" w:eastAsia="Arial Rounded" w:hAnsi="Arial Rounded MT Bold" w:cs="Arial Rounded"/>
          <w:b/>
          <w:color w:val="244061"/>
          <w:sz w:val="40"/>
          <w:szCs w:val="40"/>
        </w:rPr>
      </w:pPr>
      <w:r w:rsidRPr="00BC78FF">
        <w:rPr>
          <w:rFonts w:ascii="Arial Rounded MT Bold" w:eastAsia="Arial Rounded" w:hAnsi="Arial Rounded MT Bold" w:cs="Arial Rounded"/>
          <w:b/>
          <w:color w:val="244061"/>
          <w:sz w:val="40"/>
          <w:szCs w:val="40"/>
        </w:rPr>
        <w:t>Result and Inference:</w:t>
      </w:r>
    </w:p>
    <w:p w:rsidR="00535C17" w:rsidRPr="00BC78FF" w:rsidRDefault="00535C17" w:rsidP="00535C17">
      <w:pPr>
        <w:spacing w:after="160" w:line="256" w:lineRule="auto"/>
        <w:rPr>
          <w:rFonts w:ascii="Arial Rounded MT Bold" w:eastAsia="Arial Rounded" w:hAnsi="Arial Rounded MT Bold" w:cs="Arial Rounded"/>
          <w:b/>
          <w:sz w:val="40"/>
          <w:szCs w:val="40"/>
        </w:rPr>
      </w:pPr>
      <w:r w:rsidRPr="00BC78FF">
        <w:rPr>
          <w:rFonts w:ascii="Arial Rounded MT Bold" w:eastAsia="Arial Rounded" w:hAnsi="Arial Rounded MT Bold" w:cs="Arial Rounded"/>
          <w:b/>
          <w:sz w:val="40"/>
          <w:szCs w:val="40"/>
        </w:rPr>
        <w:lastRenderedPageBreak/>
        <w:t>-The Factorial of 7 (5040[</w:t>
      </w:r>
      <w:proofErr w:type="spellStart"/>
      <w:r w:rsidRPr="00BC78FF">
        <w:rPr>
          <w:rFonts w:ascii="Arial Rounded MT Bold" w:eastAsia="Arial Rounded" w:hAnsi="Arial Rounded MT Bold" w:cs="Arial Rounded"/>
          <w:b/>
          <w:sz w:val="40"/>
          <w:szCs w:val="40"/>
        </w:rPr>
        <w:t>dec</w:t>
      </w:r>
      <w:proofErr w:type="spellEnd"/>
      <w:proofErr w:type="gramStart"/>
      <w:r w:rsidRPr="00BC78FF">
        <w:rPr>
          <w:rFonts w:ascii="Arial Rounded MT Bold" w:eastAsia="Arial Rounded" w:hAnsi="Arial Rounded MT Bold" w:cs="Arial Rounded"/>
          <w:b/>
          <w:sz w:val="40"/>
          <w:szCs w:val="40"/>
        </w:rPr>
        <w:t>]-</w:t>
      </w:r>
      <w:proofErr w:type="gramEnd"/>
      <w:r w:rsidRPr="00BC78FF">
        <w:rPr>
          <w:rFonts w:ascii="Arial Rounded MT Bold" w:eastAsia="Arial Rounded" w:hAnsi="Arial Rounded MT Bold" w:cs="Arial Rounded"/>
          <w:b/>
          <w:sz w:val="40"/>
          <w:szCs w:val="40"/>
        </w:rPr>
        <w:t>&gt; 13B0[hex]) 13B0 is stored in Accumulator .</w:t>
      </w:r>
    </w:p>
    <w:p w:rsidR="00535C17" w:rsidRPr="00BC78FF" w:rsidRDefault="00535C17" w:rsidP="00535C17">
      <w:pPr>
        <w:spacing w:after="160" w:line="256" w:lineRule="auto"/>
        <w:rPr>
          <w:rFonts w:ascii="Arial Rounded MT Bold" w:eastAsia="Arial Rounded" w:hAnsi="Arial Rounded MT Bold" w:cs="Arial Rounded"/>
          <w:b/>
          <w:sz w:val="40"/>
          <w:szCs w:val="40"/>
        </w:rPr>
      </w:pPr>
      <w:r w:rsidRPr="00BC78FF">
        <w:rPr>
          <w:rFonts w:ascii="Arial Rounded MT Bold" w:eastAsia="Arial Rounded" w:hAnsi="Arial Rounded MT Bold" w:cs="Arial Rounded"/>
          <w:b/>
          <w:sz w:val="40"/>
          <w:szCs w:val="40"/>
        </w:rPr>
        <w:t>-Both Base and Counter Registers becomes 0.</w:t>
      </w:r>
    </w:p>
    <w:p w:rsidR="00535C17" w:rsidRPr="00BC78FF" w:rsidRDefault="00535C17" w:rsidP="00535C17">
      <w:pPr>
        <w:spacing w:after="160" w:line="256" w:lineRule="auto"/>
        <w:rPr>
          <w:rFonts w:ascii="Arial Rounded MT Bold" w:eastAsia="Arial Rounded" w:hAnsi="Arial Rounded MT Bold" w:cs="Arial Rounded"/>
          <w:b/>
          <w:sz w:val="32"/>
          <w:szCs w:val="32"/>
        </w:rPr>
      </w:pPr>
    </w:p>
    <w:p w:rsidR="00F36A5E" w:rsidRPr="00BC78FF" w:rsidRDefault="00F36A5E" w:rsidP="00F36A5E">
      <w:pPr>
        <w:spacing w:after="160" w:line="254" w:lineRule="auto"/>
        <w:rPr>
          <w:rFonts w:ascii="Arial Rounded MT Bold" w:hAnsi="Arial Rounded MT Bold"/>
          <w:b/>
          <w:color w:val="FF0000"/>
          <w:sz w:val="48"/>
          <w:szCs w:val="48"/>
        </w:rPr>
      </w:pPr>
      <w:proofErr w:type="spellStart"/>
      <w:r w:rsidRPr="00BC78FF">
        <w:rPr>
          <w:rFonts w:ascii="Arial Rounded MT Bold" w:hAnsi="Arial Rounded MT Bold"/>
          <w:b/>
          <w:color w:val="FF0000"/>
          <w:sz w:val="48"/>
          <w:szCs w:val="48"/>
        </w:rPr>
        <w:t>Fibanocci</w:t>
      </w:r>
      <w:proofErr w:type="spellEnd"/>
      <w:r w:rsidRPr="00BC78FF">
        <w:rPr>
          <w:rFonts w:ascii="Arial Rounded MT Bold" w:hAnsi="Arial Rounded MT Bold"/>
          <w:b/>
          <w:color w:val="FF0000"/>
          <w:sz w:val="48"/>
          <w:szCs w:val="48"/>
        </w:rPr>
        <w:t>:</w:t>
      </w:r>
    </w:p>
    <w:p w:rsidR="00F36A5E" w:rsidRDefault="00F36A5E" w:rsidP="00F36A5E">
      <w:pPr>
        <w:spacing w:after="160" w:line="254" w:lineRule="auto"/>
        <w:rPr>
          <w:rFonts w:ascii="Arial Rounded MT Bold" w:eastAsia="Arial Rounded" w:hAnsi="Arial Rounded MT Bold" w:cs="Arial Rounded"/>
          <w:b/>
          <w:color w:val="244061"/>
          <w:sz w:val="40"/>
          <w:szCs w:val="40"/>
        </w:rPr>
      </w:pPr>
      <w:r w:rsidRPr="00BC78FF">
        <w:rPr>
          <w:rFonts w:ascii="Arial Rounded MT Bold" w:eastAsia="Arial Rounded" w:hAnsi="Arial Rounded MT Bold" w:cs="Arial Rounded"/>
          <w:b/>
          <w:color w:val="244061"/>
          <w:sz w:val="40"/>
          <w:szCs w:val="40"/>
        </w:rPr>
        <w:t>Design and Calculations:</w:t>
      </w:r>
    </w:p>
    <w:p w:rsidR="00F17E25" w:rsidRPr="00BC78FF" w:rsidRDefault="00F17E25" w:rsidP="00F36A5E">
      <w:pPr>
        <w:spacing w:after="160" w:line="254" w:lineRule="auto"/>
        <w:rPr>
          <w:rFonts w:ascii="Arial Rounded MT Bold" w:eastAsia="Arial Rounded" w:hAnsi="Arial Rounded MT Bold" w:cs="Arial Rounded"/>
          <w:b/>
          <w:color w:val="244061"/>
          <w:sz w:val="40"/>
          <w:szCs w:val="40"/>
        </w:rPr>
      </w:pPr>
      <w:r>
        <w:rPr>
          <w:rFonts w:ascii="Arial Rounded MT Bold" w:eastAsia="Arial Rounded" w:hAnsi="Arial Rounded MT Bold" w:cs="Arial Rounded"/>
          <w:b/>
          <w:noProof/>
          <w:sz w:val="36"/>
          <w:szCs w:val="36"/>
          <w:lang w:val="en-US" w:eastAsia="en-US"/>
        </w:rPr>
        <w:drawing>
          <wp:inline distT="0" distB="0" distL="0" distR="0" wp14:anchorId="63A3B73E" wp14:editId="1AB9AAE7">
            <wp:extent cx="5943600" cy="41382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1-10-11 at 12.36.16 (4).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138295"/>
                    </a:xfrm>
                    <a:prstGeom prst="rect">
                      <a:avLst/>
                    </a:prstGeom>
                  </pic:spPr>
                </pic:pic>
              </a:graphicData>
            </a:graphic>
          </wp:inline>
        </w:drawing>
      </w:r>
    </w:p>
    <w:p w:rsidR="00F36A5E" w:rsidRPr="00BC78FF" w:rsidRDefault="00F36A5E" w:rsidP="00F36A5E">
      <w:pPr>
        <w:spacing w:after="160" w:line="254" w:lineRule="auto"/>
        <w:rPr>
          <w:rFonts w:ascii="Arial Rounded MT Bold" w:eastAsia="Arial Rounded" w:hAnsi="Arial Rounded MT Bold" w:cs="Arial Rounded"/>
          <w:b/>
          <w:color w:val="244061"/>
          <w:sz w:val="40"/>
          <w:szCs w:val="40"/>
        </w:rPr>
      </w:pPr>
      <w:r w:rsidRPr="00BC78FF">
        <w:rPr>
          <w:rFonts w:ascii="Arial Rounded MT Bold" w:eastAsia="Arial Rounded" w:hAnsi="Arial Rounded MT Bold" w:cs="Arial Rounded"/>
          <w:b/>
          <w:color w:val="244061"/>
          <w:sz w:val="40"/>
          <w:szCs w:val="40"/>
        </w:rPr>
        <w:t>Program Code:</w:t>
      </w:r>
    </w:p>
    <w:p w:rsidR="00F36A5E" w:rsidRPr="00BC78FF" w:rsidRDefault="00F36A5E" w:rsidP="00F36A5E">
      <w:pPr>
        <w:spacing w:after="160" w:line="254" w:lineRule="auto"/>
        <w:rPr>
          <w:rFonts w:ascii="Arial Rounded MT Bold" w:eastAsia="Arial Rounded" w:hAnsi="Arial Rounded MT Bold" w:cs="Arial Rounded"/>
          <w:b/>
          <w:color w:val="244061"/>
          <w:sz w:val="40"/>
          <w:szCs w:val="40"/>
        </w:rPr>
      </w:pPr>
      <w:r w:rsidRPr="00BC78FF">
        <w:rPr>
          <w:rFonts w:ascii="Arial Rounded MT Bold" w:eastAsia="Arial Rounded" w:hAnsi="Arial Rounded MT Bold" w:cs="Arial Rounded"/>
          <w:b/>
          <w:color w:val="244061"/>
          <w:sz w:val="40"/>
          <w:szCs w:val="40"/>
        </w:rPr>
        <w:t>Output:</w:t>
      </w:r>
    </w:p>
    <w:p w:rsidR="00F36A5E" w:rsidRPr="00BC78FF" w:rsidRDefault="00F36A5E" w:rsidP="00F36A5E">
      <w:pPr>
        <w:spacing w:after="160" w:line="254" w:lineRule="auto"/>
        <w:rPr>
          <w:rFonts w:ascii="Arial Rounded MT Bold" w:eastAsia="Arial Rounded" w:hAnsi="Arial Rounded MT Bold" w:cs="Arial Rounded"/>
          <w:b/>
          <w:color w:val="244061"/>
          <w:sz w:val="40"/>
          <w:szCs w:val="40"/>
        </w:rPr>
      </w:pPr>
      <w:r w:rsidRPr="00BC78FF">
        <w:rPr>
          <w:rFonts w:ascii="Arial Rounded MT Bold" w:eastAsia="Arial Rounded" w:hAnsi="Arial Rounded MT Bold" w:cs="Arial Rounded"/>
          <w:b/>
          <w:color w:val="244061"/>
          <w:sz w:val="40"/>
          <w:szCs w:val="40"/>
        </w:rPr>
        <w:t>Result and Inference:</w:t>
      </w:r>
    </w:p>
    <w:p w:rsidR="00F36A5E" w:rsidRPr="00BC78FF" w:rsidRDefault="00F36A5E" w:rsidP="00F36A5E">
      <w:pPr>
        <w:spacing w:after="160" w:line="254" w:lineRule="auto"/>
        <w:rPr>
          <w:rFonts w:ascii="Arial Rounded MT Bold" w:eastAsia="Arial Rounded" w:hAnsi="Arial Rounded MT Bold" w:cs="Arial Rounded"/>
          <w:b/>
          <w:color w:val="244061"/>
          <w:sz w:val="40"/>
          <w:szCs w:val="40"/>
        </w:rPr>
      </w:pPr>
    </w:p>
    <w:p w:rsidR="00F36A5E" w:rsidRPr="00BC78FF" w:rsidRDefault="00F36A5E" w:rsidP="003F712F">
      <w:pPr>
        <w:spacing w:after="160" w:line="254" w:lineRule="auto"/>
        <w:rPr>
          <w:rFonts w:ascii="Arial Rounded MT Bold" w:eastAsia="Arial Rounded" w:hAnsi="Arial Rounded MT Bold" w:cs="Arial Rounded"/>
          <w:b/>
          <w:color w:val="FF0000"/>
          <w:sz w:val="36"/>
          <w:szCs w:val="36"/>
        </w:rPr>
      </w:pPr>
    </w:p>
    <w:p w:rsidR="003F712F" w:rsidRPr="00BC78FF" w:rsidRDefault="003F712F" w:rsidP="003F712F">
      <w:pPr>
        <w:spacing w:after="160" w:line="254" w:lineRule="auto"/>
        <w:rPr>
          <w:rFonts w:ascii="Arial Rounded MT Bold" w:eastAsia="Arial Rounded" w:hAnsi="Arial Rounded MT Bold" w:cs="Arial Rounded"/>
          <w:b/>
          <w:color w:val="FF0000"/>
          <w:sz w:val="36"/>
          <w:szCs w:val="36"/>
        </w:rPr>
      </w:pPr>
    </w:p>
    <w:p w:rsidR="003F712F" w:rsidRPr="00BC78FF" w:rsidRDefault="003F712F" w:rsidP="003F712F">
      <w:pPr>
        <w:spacing w:after="160" w:line="254" w:lineRule="auto"/>
        <w:rPr>
          <w:rFonts w:ascii="Arial Rounded MT Bold" w:eastAsia="Arial Rounded" w:hAnsi="Arial Rounded MT Bold" w:cs="Arial Rounded"/>
          <w:b/>
          <w:color w:val="FF0000"/>
          <w:sz w:val="36"/>
          <w:szCs w:val="36"/>
        </w:rPr>
      </w:pPr>
    </w:p>
    <w:p w:rsidR="003F712F" w:rsidRPr="00BC78FF" w:rsidRDefault="003F712F" w:rsidP="003F712F">
      <w:pPr>
        <w:spacing w:after="160" w:line="254" w:lineRule="auto"/>
        <w:rPr>
          <w:rFonts w:ascii="Arial Rounded MT Bold" w:eastAsia="Arial Rounded" w:hAnsi="Arial Rounded MT Bold" w:cs="Arial Rounded"/>
          <w:b/>
          <w:color w:val="FF0000"/>
          <w:sz w:val="36"/>
          <w:szCs w:val="36"/>
        </w:rPr>
      </w:pPr>
    </w:p>
    <w:p w:rsidR="003F712F" w:rsidRPr="00BC78FF" w:rsidRDefault="003F712F" w:rsidP="003F712F">
      <w:pPr>
        <w:spacing w:after="160" w:line="254" w:lineRule="auto"/>
        <w:rPr>
          <w:rFonts w:ascii="Arial Rounded MT Bold" w:eastAsia="Arial Rounded" w:hAnsi="Arial Rounded MT Bold" w:cs="Arial Rounded"/>
          <w:b/>
          <w:color w:val="FF0000"/>
          <w:sz w:val="36"/>
          <w:szCs w:val="36"/>
        </w:rPr>
      </w:pPr>
    </w:p>
    <w:p w:rsidR="003F712F" w:rsidRPr="00BC78FF" w:rsidRDefault="003F712F" w:rsidP="003F712F">
      <w:pPr>
        <w:spacing w:after="160" w:line="254" w:lineRule="auto"/>
        <w:rPr>
          <w:rFonts w:ascii="Arial Rounded MT Bold" w:eastAsia="Arial Rounded" w:hAnsi="Arial Rounded MT Bold" w:cs="Arial Rounded"/>
          <w:b/>
          <w:color w:val="FF0000"/>
          <w:sz w:val="36"/>
          <w:szCs w:val="36"/>
        </w:rPr>
      </w:pPr>
    </w:p>
    <w:sectPr w:rsidR="003F712F" w:rsidRPr="00BC78FF" w:rsidSect="003F712F">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Rounded">
    <w:altName w:val="Arial"/>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256D14"/>
    <w:multiLevelType w:val="hybridMultilevel"/>
    <w:tmpl w:val="233611DA"/>
    <w:lvl w:ilvl="0" w:tplc="0409000B">
      <w:start w:val="1"/>
      <w:numFmt w:val="bullet"/>
      <w:lvlText w:val=""/>
      <w:lvlJc w:val="left"/>
      <w:pPr>
        <w:ind w:left="720" w:hanging="360"/>
      </w:pPr>
      <w:rPr>
        <w:rFonts w:ascii="Wingdings" w:hAnsi="Wingdings" w:hint="default"/>
      </w:rPr>
    </w:lvl>
    <w:lvl w:ilvl="1" w:tplc="1FEE6250">
      <w:start w:val="6"/>
      <w:numFmt w:val="bullet"/>
      <w:lvlText w:val="-"/>
      <w:lvlJc w:val="left"/>
      <w:pPr>
        <w:ind w:left="1440" w:hanging="360"/>
      </w:pPr>
      <w:rPr>
        <w:rFonts w:ascii="Arial Rounded" w:eastAsia="Arial Rounded" w:hAnsi="Arial Rounded" w:cs="Arial Rounded"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ED2827"/>
    <w:multiLevelType w:val="hybridMultilevel"/>
    <w:tmpl w:val="840E8B42"/>
    <w:lvl w:ilvl="0" w:tplc="C06A2700">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4E28A7"/>
    <w:multiLevelType w:val="multilevel"/>
    <w:tmpl w:val="8C5638B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26F085E"/>
    <w:multiLevelType w:val="multilevel"/>
    <w:tmpl w:val="4E6039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6A63CC9"/>
    <w:multiLevelType w:val="multilevel"/>
    <w:tmpl w:val="565EBD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5E703139"/>
    <w:multiLevelType w:val="multilevel"/>
    <w:tmpl w:val="1F4852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61747906"/>
    <w:multiLevelType w:val="hybridMultilevel"/>
    <w:tmpl w:val="78283C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A8A6E59"/>
    <w:multiLevelType w:val="multilevel"/>
    <w:tmpl w:val="38E64436"/>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8">
    <w:nsid w:val="79B57A95"/>
    <w:multiLevelType w:val="hybridMultilevel"/>
    <w:tmpl w:val="12104E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8"/>
  </w:num>
  <w:num w:numId="7">
    <w:abstractNumId w:val="1"/>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12F"/>
    <w:rsid w:val="00027641"/>
    <w:rsid w:val="000B1DDB"/>
    <w:rsid w:val="0018497A"/>
    <w:rsid w:val="003F712F"/>
    <w:rsid w:val="00476053"/>
    <w:rsid w:val="004F216D"/>
    <w:rsid w:val="00535C17"/>
    <w:rsid w:val="005C29C6"/>
    <w:rsid w:val="005E1FCE"/>
    <w:rsid w:val="008B033F"/>
    <w:rsid w:val="00A9083A"/>
    <w:rsid w:val="00B5486F"/>
    <w:rsid w:val="00BC78FF"/>
    <w:rsid w:val="00C07894"/>
    <w:rsid w:val="00D2016D"/>
    <w:rsid w:val="00D87212"/>
    <w:rsid w:val="00E423D6"/>
    <w:rsid w:val="00EF37A2"/>
    <w:rsid w:val="00F17E25"/>
    <w:rsid w:val="00F36A5E"/>
    <w:rsid w:val="00F43129"/>
    <w:rsid w:val="00F4318B"/>
    <w:rsid w:val="00FA484F"/>
    <w:rsid w:val="00FD05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0A403D-4FF7-4144-9DA0-E9F5B4850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712F"/>
    <w:pPr>
      <w:spacing w:after="0" w:line="276" w:lineRule="auto"/>
    </w:pPr>
    <w:rPr>
      <w:rFonts w:ascii="Arial" w:eastAsia="Arial" w:hAnsi="Arial" w:cs="Arial"/>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87212"/>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ListParagraph">
    <w:name w:val="List Paragraph"/>
    <w:basedOn w:val="Normal"/>
    <w:uiPriority w:val="34"/>
    <w:qFormat/>
    <w:rsid w:val="00535C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915718">
      <w:bodyDiv w:val="1"/>
      <w:marLeft w:val="0"/>
      <w:marRight w:val="0"/>
      <w:marTop w:val="0"/>
      <w:marBottom w:val="0"/>
      <w:divBdr>
        <w:top w:val="none" w:sz="0" w:space="0" w:color="auto"/>
        <w:left w:val="none" w:sz="0" w:space="0" w:color="auto"/>
        <w:bottom w:val="none" w:sz="0" w:space="0" w:color="auto"/>
        <w:right w:val="none" w:sz="0" w:space="0" w:color="auto"/>
      </w:divBdr>
    </w:div>
    <w:div w:id="2082946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1292</TotalTime>
  <Pages>27</Pages>
  <Words>1179</Words>
  <Characters>6723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2021-10-10T06:41:00Z</dcterms:created>
  <dcterms:modified xsi:type="dcterms:W3CDTF">2021-10-11T07:14:00Z</dcterms:modified>
</cp:coreProperties>
</file>