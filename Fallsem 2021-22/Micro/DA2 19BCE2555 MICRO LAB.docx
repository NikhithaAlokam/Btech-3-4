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3CCA9" w14:textId="77777777" w:rsidR="00C369BA" w:rsidRDefault="009E196E">
      <w:pPr>
        <w:spacing w:after="160" w:line="256" w:lineRule="auto"/>
        <w:jc w:val="center"/>
        <w:rPr>
          <w:rFonts w:ascii="Cambria" w:eastAsia="Cambria" w:hAnsi="Cambria" w:cs="Cambria"/>
          <w:color w:val="244061"/>
          <w:sz w:val="52"/>
          <w:szCs w:val="52"/>
        </w:rPr>
      </w:pPr>
      <w:r>
        <w:rPr>
          <w:rFonts w:ascii="Cambria" w:eastAsia="Cambria" w:hAnsi="Cambria" w:cs="Cambria"/>
          <w:color w:val="244061"/>
          <w:sz w:val="52"/>
          <w:szCs w:val="52"/>
        </w:rPr>
        <w:t>Fall Semester 2021-2022</w:t>
      </w:r>
    </w:p>
    <w:p w14:paraId="04AF60A7" w14:textId="77777777" w:rsidR="00C369BA" w:rsidRDefault="009E196E">
      <w:pPr>
        <w:spacing w:after="160" w:line="256" w:lineRule="auto"/>
        <w:jc w:val="center"/>
        <w:rPr>
          <w:rFonts w:ascii="Cambria" w:eastAsia="Cambria" w:hAnsi="Cambria" w:cs="Cambria"/>
          <w:color w:val="244061"/>
          <w:sz w:val="52"/>
          <w:szCs w:val="52"/>
        </w:rPr>
      </w:pPr>
      <w:r>
        <w:rPr>
          <w:rFonts w:ascii="Cambria" w:eastAsia="Cambria" w:hAnsi="Cambria" w:cs="Cambria"/>
          <w:color w:val="244061"/>
          <w:sz w:val="52"/>
          <w:szCs w:val="52"/>
        </w:rPr>
        <w:t xml:space="preserve">Microprocessor and Interfacing </w:t>
      </w:r>
    </w:p>
    <w:p w14:paraId="571B9C17" w14:textId="77777777" w:rsidR="00C369BA" w:rsidRDefault="009E196E">
      <w:pPr>
        <w:spacing w:after="160" w:line="256" w:lineRule="auto"/>
        <w:jc w:val="center"/>
        <w:rPr>
          <w:rFonts w:ascii="Cambria" w:eastAsia="Cambria" w:hAnsi="Cambria" w:cs="Cambria"/>
          <w:color w:val="244061"/>
          <w:sz w:val="52"/>
          <w:szCs w:val="52"/>
        </w:rPr>
      </w:pPr>
      <w:r>
        <w:rPr>
          <w:rFonts w:ascii="Cambria" w:eastAsia="Cambria" w:hAnsi="Cambria" w:cs="Cambria"/>
          <w:color w:val="244061"/>
          <w:sz w:val="52"/>
          <w:szCs w:val="52"/>
        </w:rPr>
        <w:t>Lab Report</w:t>
      </w:r>
    </w:p>
    <w:p w14:paraId="59400BC0" w14:textId="77777777" w:rsidR="00C369BA" w:rsidRDefault="009E196E">
      <w:pPr>
        <w:spacing w:after="160" w:line="256" w:lineRule="auto"/>
        <w:jc w:val="center"/>
        <w:rPr>
          <w:rFonts w:ascii="Cambria" w:eastAsia="Cambria" w:hAnsi="Cambria" w:cs="Cambria"/>
          <w:color w:val="244061"/>
          <w:sz w:val="52"/>
          <w:szCs w:val="52"/>
        </w:rPr>
      </w:pPr>
      <w:r>
        <w:rPr>
          <w:rFonts w:ascii="Cambria" w:eastAsia="Cambria" w:hAnsi="Cambria" w:cs="Cambria"/>
          <w:color w:val="244061"/>
          <w:sz w:val="52"/>
          <w:szCs w:val="52"/>
        </w:rPr>
        <w:t>Digital Assignment-2</w:t>
      </w:r>
    </w:p>
    <w:p w14:paraId="090FA616" w14:textId="77777777" w:rsidR="00C369BA" w:rsidRDefault="009E196E">
      <w:pPr>
        <w:spacing w:after="160" w:line="256" w:lineRule="auto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>Experiment No: 3</w:t>
      </w:r>
      <w:r>
        <w:rPr>
          <w:rFonts w:ascii="Cambria" w:eastAsia="Cambria" w:hAnsi="Cambria" w:cs="Cambria"/>
          <w:color w:val="244061"/>
          <w:sz w:val="40"/>
          <w:szCs w:val="40"/>
        </w:rPr>
        <w:tab/>
      </w:r>
      <w:r>
        <w:rPr>
          <w:rFonts w:ascii="Cambria" w:eastAsia="Cambria" w:hAnsi="Cambria" w:cs="Cambria"/>
          <w:color w:val="244061"/>
          <w:sz w:val="40"/>
          <w:szCs w:val="40"/>
        </w:rPr>
        <w:tab/>
      </w:r>
      <w:r>
        <w:rPr>
          <w:rFonts w:ascii="Cambria" w:eastAsia="Cambria" w:hAnsi="Cambria" w:cs="Cambria"/>
          <w:color w:val="244061"/>
          <w:sz w:val="40"/>
          <w:szCs w:val="40"/>
        </w:rPr>
        <w:tab/>
      </w:r>
      <w:r>
        <w:rPr>
          <w:rFonts w:ascii="Cambria" w:eastAsia="Cambria" w:hAnsi="Cambria" w:cs="Cambria"/>
          <w:color w:val="244061"/>
          <w:sz w:val="40"/>
          <w:szCs w:val="40"/>
        </w:rPr>
        <w:tab/>
      </w:r>
      <w:r>
        <w:rPr>
          <w:rFonts w:ascii="Cambria" w:eastAsia="Cambria" w:hAnsi="Cambria" w:cs="Cambria"/>
          <w:color w:val="244061"/>
          <w:sz w:val="40"/>
          <w:szCs w:val="40"/>
        </w:rPr>
        <w:tab/>
      </w:r>
      <w:r>
        <w:rPr>
          <w:rFonts w:ascii="Cambria" w:eastAsia="Cambria" w:hAnsi="Cambria" w:cs="Cambria"/>
          <w:color w:val="244061"/>
          <w:sz w:val="40"/>
          <w:szCs w:val="40"/>
        </w:rPr>
        <w:tab/>
        <w:t>Task No: 2</w:t>
      </w:r>
    </w:p>
    <w:p w14:paraId="38634B98" w14:textId="77777777" w:rsidR="00C369BA" w:rsidRDefault="009E196E">
      <w:pPr>
        <w:spacing w:after="160" w:line="256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>Course Code: CSE2006</w:t>
      </w:r>
    </w:p>
    <w:p w14:paraId="5457E97F" w14:textId="77777777" w:rsidR="00C369BA" w:rsidRDefault="009E196E">
      <w:pPr>
        <w:pBdr>
          <w:bottom w:val="single" w:sz="6" w:space="1" w:color="000000"/>
        </w:pBdr>
        <w:spacing w:after="160" w:line="256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>Slot: L7+L8</w:t>
      </w:r>
    </w:p>
    <w:p w14:paraId="4BA5A0D3" w14:textId="77777777" w:rsidR="00C369BA" w:rsidRDefault="00C369BA">
      <w:pPr>
        <w:spacing w:after="160" w:line="256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</w:p>
    <w:p w14:paraId="2C17A9E0" w14:textId="77777777" w:rsidR="00C369BA" w:rsidRDefault="009E196E">
      <w:pPr>
        <w:spacing w:after="160" w:line="256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7EE6EC3" wp14:editId="711C1A49">
            <wp:extent cx="2190750" cy="2314575"/>
            <wp:effectExtent l="0" t="0" r="0" b="0"/>
            <wp:docPr id="24" name="image14.png" descr="Description: Vellore Institute of Technology (VIT) Logo Vector - (.SVG + .PNG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Description: Vellore Institute of Technology (VIT) Logo Vector - (.SVG + .PNG ..."/>
                    <pic:cNvPicPr preferRelativeResize="0"/>
                  </pic:nvPicPr>
                  <pic:blipFill>
                    <a:blip r:embed="rId7"/>
                    <a:srcRect t="22704" r="71207" b="2216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CCD72" w14:textId="77777777" w:rsidR="00C369BA" w:rsidRDefault="00C369BA">
      <w:pPr>
        <w:spacing w:after="160" w:line="256" w:lineRule="auto"/>
        <w:rPr>
          <w:rFonts w:ascii="Cambria" w:eastAsia="Cambria" w:hAnsi="Cambria" w:cs="Cambria"/>
          <w:color w:val="244061"/>
          <w:sz w:val="40"/>
          <w:szCs w:val="40"/>
        </w:rPr>
      </w:pPr>
    </w:p>
    <w:p w14:paraId="0BC24471" w14:textId="77777777" w:rsidR="00C369BA" w:rsidRDefault="009E196E">
      <w:pPr>
        <w:spacing w:after="160" w:line="256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 xml:space="preserve">Submitted By: </w:t>
      </w:r>
      <w:proofErr w:type="spellStart"/>
      <w:r>
        <w:rPr>
          <w:rFonts w:ascii="Cambria" w:eastAsia="Cambria" w:hAnsi="Cambria" w:cs="Cambria"/>
          <w:color w:val="244061"/>
          <w:sz w:val="40"/>
          <w:szCs w:val="40"/>
        </w:rPr>
        <w:t>Alokam</w:t>
      </w:r>
      <w:proofErr w:type="spellEnd"/>
      <w:r>
        <w:rPr>
          <w:rFonts w:ascii="Cambria" w:eastAsia="Cambria" w:hAnsi="Cambria" w:cs="Cambria"/>
          <w:color w:val="244061"/>
          <w:sz w:val="40"/>
          <w:szCs w:val="40"/>
        </w:rPr>
        <w:t xml:space="preserve"> </w:t>
      </w:r>
      <w:proofErr w:type="spellStart"/>
      <w:r>
        <w:rPr>
          <w:rFonts w:ascii="Cambria" w:eastAsia="Cambria" w:hAnsi="Cambria" w:cs="Cambria"/>
          <w:color w:val="244061"/>
          <w:sz w:val="40"/>
          <w:szCs w:val="40"/>
        </w:rPr>
        <w:t>Nikhitha</w:t>
      </w:r>
      <w:proofErr w:type="spellEnd"/>
    </w:p>
    <w:p w14:paraId="36C8551B" w14:textId="77777777" w:rsidR="00C369BA" w:rsidRDefault="009E196E">
      <w:pPr>
        <w:spacing w:after="160" w:line="256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>Reg. Numb: 19BCE2555</w:t>
      </w:r>
    </w:p>
    <w:p w14:paraId="3E75AD2C" w14:textId="77777777" w:rsidR="00C369BA" w:rsidRDefault="009E196E">
      <w:pPr>
        <w:spacing w:after="160" w:line="256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>Submitted To: Dr. Abdul Majed KK</w:t>
      </w:r>
    </w:p>
    <w:p w14:paraId="332347E7" w14:textId="77777777" w:rsidR="00C369BA" w:rsidRDefault="00C369BA" w:rsidP="000608E0">
      <w:pPr>
        <w:spacing w:after="160" w:line="256" w:lineRule="auto"/>
        <w:rPr>
          <w:color w:val="244061"/>
          <w:sz w:val="40"/>
          <w:szCs w:val="40"/>
        </w:rPr>
      </w:pPr>
    </w:p>
    <w:p w14:paraId="6B8A3CC3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44"/>
          <w:szCs w:val="44"/>
        </w:rPr>
      </w:pPr>
      <w:r>
        <w:rPr>
          <w:rFonts w:ascii="Arial Rounded" w:eastAsia="Arial Rounded" w:hAnsi="Arial Rounded" w:cs="Arial Rounded"/>
          <w:b/>
          <w:color w:val="FF0000"/>
          <w:sz w:val="44"/>
          <w:szCs w:val="44"/>
        </w:rPr>
        <w:lastRenderedPageBreak/>
        <w:t>EXPERIMENT  3:</w:t>
      </w:r>
    </w:p>
    <w:p w14:paraId="3149E87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44"/>
          <w:szCs w:val="44"/>
        </w:rPr>
      </w:pPr>
      <w:r>
        <w:rPr>
          <w:rFonts w:ascii="Arial Rounded" w:eastAsia="Arial Rounded" w:hAnsi="Arial Rounded" w:cs="Arial Rounded"/>
          <w:b/>
          <w:color w:val="FF0000"/>
          <w:sz w:val="44"/>
          <w:szCs w:val="44"/>
        </w:rPr>
        <w:t>Programs involving Arithmetic Operation of Signed Numbers</w:t>
      </w:r>
    </w:p>
    <w:p w14:paraId="7B691A16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40"/>
          <w:szCs w:val="40"/>
        </w:rPr>
      </w:pPr>
    </w:p>
    <w:p w14:paraId="0A1AC8EA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FF0000"/>
          <w:sz w:val="40"/>
          <w:szCs w:val="40"/>
        </w:rPr>
        <w:t>Aim:</w:t>
      </w:r>
    </w:p>
    <w:p w14:paraId="409A637E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>A. 16 Bit multiplication for signed numbers:</w:t>
      </w:r>
    </w:p>
    <w:p w14:paraId="7DE7B23C" w14:textId="77777777" w:rsidR="00C369BA" w:rsidRDefault="009E196E">
      <w:pPr>
        <w:numPr>
          <w:ilvl w:val="0"/>
          <w:numId w:val="1"/>
        </w:num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Write an Assembly Language </w:t>
      </w:r>
      <w:proofErr w:type="spellStart"/>
      <w:r>
        <w:rPr>
          <w:rFonts w:ascii="Arial Rounded" w:eastAsia="Arial Rounded" w:hAnsi="Arial Rounded" w:cs="Arial Rounded"/>
          <w:b/>
          <w:sz w:val="32"/>
          <w:szCs w:val="32"/>
        </w:rPr>
        <w:t>Programme</w:t>
      </w:r>
      <w:proofErr w:type="spell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 (ALP) to multiply </w:t>
      </w:r>
      <w:proofErr w:type="gramStart"/>
      <w:r>
        <w:rPr>
          <w:rFonts w:ascii="Arial Rounded" w:eastAsia="Arial Rounded" w:hAnsi="Arial Rounded" w:cs="Arial Rounded"/>
          <w:b/>
          <w:sz w:val="32"/>
          <w:szCs w:val="32"/>
        </w:rPr>
        <w:t>8 bit</w:t>
      </w:r>
      <w:proofErr w:type="gram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 signed numbers. </w:t>
      </w:r>
    </w:p>
    <w:p w14:paraId="3CADA35B" w14:textId="77777777" w:rsidR="00C369BA" w:rsidRDefault="009E196E">
      <w:pPr>
        <w:numPr>
          <w:ilvl w:val="0"/>
          <w:numId w:val="1"/>
        </w:num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Write an Assembly Language </w:t>
      </w:r>
      <w:proofErr w:type="spellStart"/>
      <w:r>
        <w:rPr>
          <w:rFonts w:ascii="Arial Rounded" w:eastAsia="Arial Rounded" w:hAnsi="Arial Rounded" w:cs="Arial Rounded"/>
          <w:b/>
          <w:sz w:val="32"/>
          <w:szCs w:val="32"/>
        </w:rPr>
        <w:t>Programme</w:t>
      </w:r>
      <w:proofErr w:type="spell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 (ALP) to multiply </w:t>
      </w:r>
      <w:proofErr w:type="gramStart"/>
      <w:r>
        <w:rPr>
          <w:rFonts w:ascii="Arial Rounded" w:eastAsia="Arial Rounded" w:hAnsi="Arial Rounded" w:cs="Arial Rounded"/>
          <w:b/>
          <w:sz w:val="32"/>
          <w:szCs w:val="32"/>
        </w:rPr>
        <w:t>16 bit</w:t>
      </w:r>
      <w:proofErr w:type="gram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 signed numbers. </w:t>
      </w:r>
    </w:p>
    <w:p w14:paraId="6C60A1C3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</w:p>
    <w:p w14:paraId="522AAF86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>B.16 Bit Division for signed numbers:</w:t>
      </w:r>
    </w:p>
    <w:p w14:paraId="4A9C80EB" w14:textId="77777777" w:rsidR="00C369BA" w:rsidRDefault="009E196E">
      <w:pPr>
        <w:numPr>
          <w:ilvl w:val="0"/>
          <w:numId w:val="4"/>
        </w:num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Write an Assembly Language </w:t>
      </w:r>
      <w:proofErr w:type="spellStart"/>
      <w:r>
        <w:rPr>
          <w:rFonts w:ascii="Arial Rounded" w:eastAsia="Arial Rounded" w:hAnsi="Arial Rounded" w:cs="Arial Rounded"/>
          <w:b/>
          <w:sz w:val="32"/>
          <w:szCs w:val="32"/>
        </w:rPr>
        <w:t>Programme</w:t>
      </w:r>
      <w:proofErr w:type="spell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 (ALP) to divide 16 </w:t>
      </w:r>
      <w:proofErr w:type="gramStart"/>
      <w:r>
        <w:rPr>
          <w:rFonts w:ascii="Arial Rounded" w:eastAsia="Arial Rounded" w:hAnsi="Arial Rounded" w:cs="Arial Rounded"/>
          <w:b/>
          <w:sz w:val="32"/>
          <w:szCs w:val="32"/>
        </w:rPr>
        <w:t>bit</w:t>
      </w:r>
      <w:proofErr w:type="gram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 by 8 bit signed numbers. </w:t>
      </w:r>
    </w:p>
    <w:p w14:paraId="710A9E05" w14:textId="77777777" w:rsidR="00C369BA" w:rsidRDefault="009E196E">
      <w:pPr>
        <w:numPr>
          <w:ilvl w:val="0"/>
          <w:numId w:val="4"/>
        </w:num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Write an Assembly Language </w:t>
      </w:r>
      <w:proofErr w:type="spellStart"/>
      <w:r>
        <w:rPr>
          <w:rFonts w:ascii="Arial Rounded" w:eastAsia="Arial Rounded" w:hAnsi="Arial Rounded" w:cs="Arial Rounded"/>
          <w:b/>
          <w:sz w:val="32"/>
          <w:szCs w:val="32"/>
        </w:rPr>
        <w:t>Programme</w:t>
      </w:r>
      <w:proofErr w:type="spell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 (ALP) to divide 32 </w:t>
      </w:r>
      <w:proofErr w:type="gramStart"/>
      <w:r>
        <w:rPr>
          <w:rFonts w:ascii="Arial Rounded" w:eastAsia="Arial Rounded" w:hAnsi="Arial Rounded" w:cs="Arial Rounded"/>
          <w:b/>
          <w:sz w:val="32"/>
          <w:szCs w:val="32"/>
        </w:rPr>
        <w:t>bit</w:t>
      </w:r>
      <w:proofErr w:type="gram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 by 16 bit signed numbers.</w:t>
      </w:r>
    </w:p>
    <w:p w14:paraId="3F5D202D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</w:p>
    <w:p w14:paraId="72A829A6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</w:p>
    <w:p w14:paraId="3852B433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proofErr w:type="spellStart"/>
      <w:r>
        <w:rPr>
          <w:rFonts w:ascii="Arial Rounded" w:eastAsia="Arial Rounded" w:hAnsi="Arial Rounded" w:cs="Arial Rounded"/>
          <w:b/>
          <w:sz w:val="32"/>
          <w:szCs w:val="32"/>
        </w:rPr>
        <w:t>C.Sum</w:t>
      </w:r>
      <w:proofErr w:type="spell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 of N numbers:</w:t>
      </w:r>
    </w:p>
    <w:p w14:paraId="57D7DBC6" w14:textId="77777777" w:rsidR="00C369BA" w:rsidRDefault="009E196E">
      <w:pPr>
        <w:numPr>
          <w:ilvl w:val="0"/>
          <w:numId w:val="5"/>
        </w:num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>Write a program to find the sum of N numbers</w:t>
      </w:r>
    </w:p>
    <w:p w14:paraId="0F170D34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17365D"/>
          <w:sz w:val="40"/>
          <w:szCs w:val="40"/>
        </w:rPr>
      </w:pPr>
    </w:p>
    <w:p w14:paraId="0262484E" w14:textId="77777777" w:rsidR="00C369BA" w:rsidRDefault="00C369BA">
      <w:pPr>
        <w:spacing w:after="160" w:line="256" w:lineRule="auto"/>
        <w:rPr>
          <w:rFonts w:ascii="Cambria" w:eastAsia="Cambria" w:hAnsi="Cambria" w:cs="Cambria"/>
          <w:color w:val="17365D"/>
          <w:sz w:val="40"/>
          <w:szCs w:val="40"/>
        </w:rPr>
      </w:pPr>
    </w:p>
    <w:p w14:paraId="0F7C8599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00B050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00B050"/>
          <w:sz w:val="40"/>
          <w:szCs w:val="40"/>
        </w:rPr>
        <w:t>Tool Used: emu</w:t>
      </w:r>
      <w:r>
        <w:rPr>
          <w:rFonts w:ascii="Arial Rounded" w:eastAsia="Arial Rounded" w:hAnsi="Arial Rounded" w:cs="Arial Rounded"/>
          <w:b/>
          <w:color w:val="00B050"/>
          <w:sz w:val="40"/>
          <w:szCs w:val="40"/>
        </w:rPr>
        <w:t>8086 simulator</w:t>
      </w:r>
    </w:p>
    <w:p w14:paraId="371DE6F9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40"/>
          <w:szCs w:val="40"/>
        </w:rPr>
      </w:pPr>
    </w:p>
    <w:p w14:paraId="1132A544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sz w:val="40"/>
          <w:szCs w:val="40"/>
        </w:rPr>
        <w:t>A. Multiplication for signed numbers</w:t>
      </w:r>
    </w:p>
    <w:p w14:paraId="5EFAEE21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Algorithm:</w:t>
      </w:r>
    </w:p>
    <w:p w14:paraId="5B8E4C51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7D12A194" w14:textId="77777777" w:rsidR="00C369BA" w:rsidRDefault="009E196E">
      <w:pPr>
        <w:numPr>
          <w:ilvl w:val="0"/>
          <w:numId w:val="3"/>
        </w:numPr>
        <w:spacing w:line="256" w:lineRule="auto"/>
        <w:jc w:val="both"/>
        <w:rPr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Input the values whose product is to be found into the Data Register</w:t>
      </w:r>
    </w:p>
    <w:p w14:paraId="4ECDA905" w14:textId="77777777" w:rsidR="00C369BA" w:rsidRDefault="009E196E">
      <w:pPr>
        <w:numPr>
          <w:ilvl w:val="0"/>
          <w:numId w:val="3"/>
        </w:numPr>
        <w:spacing w:line="256" w:lineRule="auto"/>
        <w:jc w:val="both"/>
        <w:rPr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Move the first value </w:t>
      </w:r>
      <w:proofErr w:type="gramStart"/>
      <w:r>
        <w:rPr>
          <w:rFonts w:ascii="Arial Rounded" w:eastAsia="Arial Rounded" w:hAnsi="Arial Rounded" w:cs="Arial Rounded"/>
          <w:b/>
          <w:sz w:val="36"/>
          <w:szCs w:val="36"/>
        </w:rPr>
        <w:t xml:space="preserve">to </w:t>
      </w:r>
      <w:ins w:id="0" w:author="Nikhitha Alokam" w:date="2021-09-20T13:36:00Z">
        <w:r>
          <w:rPr>
            <w:rFonts w:ascii="Arial Rounded" w:eastAsia="Arial Rounded" w:hAnsi="Arial Rounded" w:cs="Arial Rounded"/>
            <w:b/>
            <w:sz w:val="36"/>
            <w:szCs w:val="36"/>
          </w:rPr>
          <w:t xml:space="preserve"> </w:t>
        </w:r>
      </w:ins>
      <w:r>
        <w:rPr>
          <w:rFonts w:ascii="Arial Rounded" w:eastAsia="Arial Rounded" w:hAnsi="Arial Rounded" w:cs="Arial Rounded"/>
          <w:b/>
          <w:sz w:val="36"/>
          <w:szCs w:val="36"/>
        </w:rPr>
        <w:t>accumulator</w:t>
      </w:r>
      <w:proofErr w:type="gramEnd"/>
      <w:r>
        <w:rPr>
          <w:rFonts w:ascii="Arial Rounded" w:eastAsia="Arial Rounded" w:hAnsi="Arial Rounded" w:cs="Arial Rounded"/>
          <w:b/>
          <w:sz w:val="36"/>
          <w:szCs w:val="36"/>
        </w:rPr>
        <w:t xml:space="preserve"> register (AX).</w:t>
      </w:r>
    </w:p>
    <w:p w14:paraId="42DA0134" w14:textId="77777777" w:rsidR="00C369BA" w:rsidRDefault="009E196E">
      <w:pPr>
        <w:numPr>
          <w:ilvl w:val="0"/>
          <w:numId w:val="3"/>
        </w:numPr>
        <w:spacing w:line="256" w:lineRule="auto"/>
        <w:jc w:val="both"/>
        <w:rPr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Move the second </w:t>
      </w:r>
      <w:proofErr w:type="gramStart"/>
      <w:r>
        <w:rPr>
          <w:rFonts w:ascii="Arial Rounded" w:eastAsia="Arial Rounded" w:hAnsi="Arial Rounded" w:cs="Arial Rounded"/>
          <w:b/>
          <w:sz w:val="36"/>
          <w:szCs w:val="36"/>
        </w:rPr>
        <w:t>value(</w:t>
      </w:r>
      <w:proofErr w:type="gramEnd"/>
      <w:r>
        <w:rPr>
          <w:rFonts w:ascii="Arial Rounded" w:eastAsia="Arial Rounded" w:hAnsi="Arial Rounded" w:cs="Arial Rounded"/>
          <w:b/>
          <w:sz w:val="36"/>
          <w:szCs w:val="36"/>
        </w:rPr>
        <w:t>Signed value) to Base register (BX).</w:t>
      </w:r>
    </w:p>
    <w:p w14:paraId="406D004E" w14:textId="77777777" w:rsidR="00C369BA" w:rsidRDefault="009E196E">
      <w:pPr>
        <w:numPr>
          <w:ilvl w:val="0"/>
          <w:numId w:val="3"/>
        </w:numPr>
        <w:spacing w:line="256" w:lineRule="auto"/>
        <w:jc w:val="both"/>
        <w:rPr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Multiply the base register (IMUL command) with the accumulator.</w:t>
      </w:r>
    </w:p>
    <w:p w14:paraId="30B19710" w14:textId="77777777" w:rsidR="00C369BA" w:rsidRDefault="009E196E">
      <w:pPr>
        <w:numPr>
          <w:ilvl w:val="0"/>
          <w:numId w:val="3"/>
        </w:numPr>
        <w:spacing w:line="256" w:lineRule="auto"/>
        <w:jc w:val="both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The above step will store the updated value in accumulator itself.</w:t>
      </w:r>
    </w:p>
    <w:p w14:paraId="27FD1BC7" w14:textId="77777777" w:rsidR="00C369BA" w:rsidRDefault="009E196E">
      <w:pPr>
        <w:numPr>
          <w:ilvl w:val="0"/>
          <w:numId w:val="3"/>
        </w:numPr>
        <w:spacing w:line="256" w:lineRule="auto"/>
        <w:jc w:val="both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Move the contents of accumulator to desired memory location.</w:t>
      </w:r>
    </w:p>
    <w:p w14:paraId="341F6867" w14:textId="77777777" w:rsidR="00C369BA" w:rsidRDefault="009E196E">
      <w:pPr>
        <w:numPr>
          <w:ilvl w:val="0"/>
          <w:numId w:val="3"/>
        </w:numPr>
        <w:spacing w:after="160" w:line="256" w:lineRule="auto"/>
        <w:jc w:val="both"/>
        <w:rPr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Halt </w:t>
      </w:r>
      <w:r>
        <w:rPr>
          <w:rFonts w:ascii="Arial Rounded" w:eastAsia="Arial Rounded" w:hAnsi="Arial Rounded" w:cs="Arial Rounded"/>
          <w:b/>
          <w:sz w:val="36"/>
          <w:szCs w:val="36"/>
        </w:rPr>
        <w:t>the overall process.</w:t>
      </w:r>
    </w:p>
    <w:p w14:paraId="33F4F95B" w14:textId="760CCE08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6448F33A" w14:textId="5DA7EEAE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0E7C77A9" w14:textId="580737D4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27F5AB04" w14:textId="16AE7A9E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3EA2C1C9" w14:textId="04F11351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2F7EAEFE" w14:textId="2A0C1254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2C27E201" w14:textId="77777777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580EEBE7" w14:textId="77777777" w:rsidR="00C369BA" w:rsidRDefault="009E196E">
      <w:pPr>
        <w:spacing w:after="160" w:line="256" w:lineRule="auto"/>
        <w:ind w:left="-180" w:right="630"/>
        <w:rPr>
          <w:rFonts w:ascii="Arial Rounded" w:eastAsia="Arial Rounded" w:hAnsi="Arial Rounded" w:cs="Arial Rounded"/>
          <w:b/>
          <w:color w:val="00B050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00B050"/>
          <w:sz w:val="40"/>
          <w:szCs w:val="40"/>
        </w:rPr>
        <w:lastRenderedPageBreak/>
        <w:t>Flow Cha</w:t>
      </w:r>
      <w:r>
        <w:rPr>
          <w:rFonts w:ascii="Arial Rounded" w:eastAsia="Arial Rounded" w:hAnsi="Arial Rounded" w:cs="Arial Rounded"/>
          <w:b/>
          <w:color w:val="00B050"/>
          <w:sz w:val="40"/>
          <w:szCs w:val="40"/>
        </w:rPr>
        <w:t>rt:</w:t>
      </w:r>
    </w:p>
    <w:p w14:paraId="4F7CE092" w14:textId="77777777" w:rsidR="00C369BA" w:rsidRDefault="009E196E">
      <w:pPr>
        <w:spacing w:after="160" w:line="256" w:lineRule="auto"/>
        <w:jc w:val="center"/>
        <w:rPr>
          <w:rFonts w:ascii="Arial Rounded" w:eastAsia="Arial Rounded" w:hAnsi="Arial Rounded" w:cs="Arial Rounded"/>
          <w:b/>
          <w:color w:val="00B050"/>
          <w:sz w:val="40"/>
          <w:szCs w:val="40"/>
        </w:rPr>
      </w:pPr>
      <w:r>
        <w:rPr>
          <w:rFonts w:ascii="Arial Rounded" w:eastAsia="Arial Rounded" w:hAnsi="Arial Rounded" w:cs="Arial Rounded"/>
          <w:b/>
          <w:noProof/>
          <w:color w:val="FF0000"/>
          <w:sz w:val="38"/>
          <w:szCs w:val="38"/>
        </w:rPr>
        <w:drawing>
          <wp:inline distT="114300" distB="114300" distL="114300" distR="114300" wp14:anchorId="5E294E7D" wp14:editId="71B507DE">
            <wp:extent cx="5038725" cy="7512367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512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03136" w14:textId="77777777" w:rsidR="00C369BA" w:rsidRDefault="009E196E">
      <w:pPr>
        <w:spacing w:after="160" w:line="256" w:lineRule="auto"/>
        <w:ind w:left="-180" w:right="630"/>
        <w:rPr>
          <w:rFonts w:ascii="Arial Rounded" w:eastAsia="Arial Rounded" w:hAnsi="Arial Rounded" w:cs="Arial Rounded"/>
          <w:b/>
          <w:color w:val="FF0000"/>
          <w:sz w:val="50"/>
          <w:szCs w:val="50"/>
        </w:rPr>
      </w:pPr>
      <w:r>
        <w:rPr>
          <w:rFonts w:ascii="Arial Rounded" w:eastAsia="Arial Rounded" w:hAnsi="Arial Rounded" w:cs="Arial Rounded"/>
          <w:b/>
          <w:color w:val="FF0000"/>
          <w:sz w:val="38"/>
          <w:szCs w:val="38"/>
        </w:rPr>
        <w:lastRenderedPageBreak/>
        <w:t xml:space="preserve">1)Write an Assembly Language </w:t>
      </w:r>
      <w:proofErr w:type="spellStart"/>
      <w:r>
        <w:rPr>
          <w:rFonts w:ascii="Arial Rounded" w:eastAsia="Arial Rounded" w:hAnsi="Arial Rounded" w:cs="Arial Rounded"/>
          <w:b/>
          <w:color w:val="FF0000"/>
          <w:sz w:val="38"/>
          <w:szCs w:val="38"/>
        </w:rPr>
        <w:t>Programme</w:t>
      </w:r>
      <w:proofErr w:type="spellEnd"/>
      <w:r>
        <w:rPr>
          <w:rFonts w:ascii="Arial Rounded" w:eastAsia="Arial Rounded" w:hAnsi="Arial Rounded" w:cs="Arial Rounded"/>
          <w:b/>
          <w:color w:val="FF0000"/>
          <w:sz w:val="38"/>
          <w:szCs w:val="38"/>
        </w:rPr>
        <w:t xml:space="preserve"> (ALP) to multiply </w:t>
      </w:r>
      <w:proofErr w:type="gramStart"/>
      <w:r>
        <w:rPr>
          <w:rFonts w:ascii="Arial Rounded" w:eastAsia="Arial Rounded" w:hAnsi="Arial Rounded" w:cs="Arial Rounded"/>
          <w:b/>
          <w:color w:val="FF0000"/>
          <w:sz w:val="38"/>
          <w:szCs w:val="38"/>
        </w:rPr>
        <w:t>8 bit</w:t>
      </w:r>
      <w:proofErr w:type="gramEnd"/>
      <w:r>
        <w:rPr>
          <w:rFonts w:ascii="Arial Rounded" w:eastAsia="Arial Rounded" w:hAnsi="Arial Rounded" w:cs="Arial Rounded"/>
          <w:b/>
          <w:color w:val="FF0000"/>
          <w:sz w:val="38"/>
          <w:szCs w:val="38"/>
        </w:rPr>
        <w:t xml:space="preserve"> signed numbers. </w:t>
      </w:r>
    </w:p>
    <w:p w14:paraId="5C2C94D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Design and Calculations:</w:t>
      </w:r>
    </w:p>
    <w:p w14:paraId="355807F4" w14:textId="77777777" w:rsidR="00C369BA" w:rsidRDefault="009E196E">
      <w:pPr>
        <w:spacing w:after="160" w:line="259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sz w:val="32"/>
          <w:szCs w:val="32"/>
        </w:rPr>
        <w:t xml:space="preserve">For 8-bit signed multiplication we need to use AL and BL registers from the Data Segment. We use IMUL command here to execute the signed multiplication of </w:t>
      </w:r>
      <w:proofErr w:type="spellStart"/>
      <w:proofErr w:type="gramStart"/>
      <w:r>
        <w:rPr>
          <w:rFonts w:ascii="Arial Rounded" w:eastAsia="Arial Rounded" w:hAnsi="Arial Rounded" w:cs="Arial Rounded"/>
          <w:sz w:val="32"/>
          <w:szCs w:val="32"/>
        </w:rPr>
        <w:t>numbers.The</w:t>
      </w:r>
      <w:proofErr w:type="spellEnd"/>
      <w:proofErr w:type="gramEnd"/>
      <w:r>
        <w:rPr>
          <w:rFonts w:ascii="Arial Rounded" w:eastAsia="Arial Rounded" w:hAnsi="Arial Rounded" w:cs="Arial Rounded"/>
          <w:sz w:val="32"/>
          <w:szCs w:val="32"/>
        </w:rPr>
        <w:t xml:space="preserve"> data is stored in N1 and N2 and the values are moved to Accumulator(AL) and Base Register</w:t>
      </w:r>
      <w:r>
        <w:rPr>
          <w:rFonts w:ascii="Arial Rounded" w:eastAsia="Arial Rounded" w:hAnsi="Arial Rounded" w:cs="Arial Rounded"/>
          <w:sz w:val="32"/>
          <w:szCs w:val="32"/>
        </w:rPr>
        <w:t>s(BL) and the Base Register(BL) is multiplied with Accumulator(AL)</w:t>
      </w:r>
    </w:p>
    <w:p w14:paraId="0D35E66C" w14:textId="77777777" w:rsidR="00C369BA" w:rsidRDefault="009E196E">
      <w:pPr>
        <w:spacing w:after="160" w:line="256" w:lineRule="auto"/>
        <w:jc w:val="center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noProof/>
          <w:sz w:val="36"/>
          <w:szCs w:val="36"/>
        </w:rPr>
        <w:drawing>
          <wp:inline distT="114300" distB="114300" distL="114300" distR="114300" wp14:anchorId="48FBD685" wp14:editId="0061845D">
            <wp:extent cx="3833813" cy="4791075"/>
            <wp:effectExtent l="0" t="0" r="0" b="0"/>
            <wp:docPr id="14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9"/>
                    <a:srcRect r="174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479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57B59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</w:p>
    <w:p w14:paraId="03E9F56E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4179263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lastRenderedPageBreak/>
        <w:t>Program Code:</w:t>
      </w:r>
    </w:p>
    <w:p w14:paraId="5FBD1BF2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ASSUME </w:t>
      </w:r>
      <w:proofErr w:type="gramStart"/>
      <w:r>
        <w:rPr>
          <w:rFonts w:ascii="Arial Rounded" w:eastAsia="Arial Rounded" w:hAnsi="Arial Rounded" w:cs="Arial Rounded"/>
          <w:b/>
          <w:sz w:val="34"/>
          <w:szCs w:val="34"/>
        </w:rPr>
        <w:t>CS:CODE</w:t>
      </w:r>
      <w:proofErr w:type="gramEnd"/>
      <w:r>
        <w:rPr>
          <w:rFonts w:ascii="Arial Rounded" w:eastAsia="Arial Rounded" w:hAnsi="Arial Rounded" w:cs="Arial Rounded"/>
          <w:b/>
          <w:sz w:val="34"/>
          <w:szCs w:val="34"/>
        </w:rPr>
        <w:t xml:space="preserve"> DS:DATA</w:t>
      </w:r>
    </w:p>
    <w:p w14:paraId="74E603AE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>DATA SEGMENT</w:t>
      </w:r>
    </w:p>
    <w:p w14:paraId="37281236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    N1 DB 2EH</w:t>
      </w:r>
    </w:p>
    <w:p w14:paraId="174F7FF4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    N2 DB 0FEH</w:t>
      </w:r>
    </w:p>
    <w:p w14:paraId="5FEC816A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    ANS </w:t>
      </w:r>
      <w:proofErr w:type="gramStart"/>
      <w:r>
        <w:rPr>
          <w:rFonts w:ascii="Arial Rounded" w:eastAsia="Arial Rounded" w:hAnsi="Arial Rounded" w:cs="Arial Rounded"/>
          <w:b/>
          <w:sz w:val="34"/>
          <w:szCs w:val="34"/>
        </w:rPr>
        <w:t>DW ?</w:t>
      </w:r>
      <w:proofErr w:type="gramEnd"/>
    </w:p>
    <w:p w14:paraId="0F2DAE2E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>DATA ENDS</w:t>
      </w:r>
    </w:p>
    <w:p w14:paraId="667FD90D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>CODE SEGMENT</w:t>
      </w:r>
    </w:p>
    <w:p w14:paraId="51B6A65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    START:</w:t>
      </w:r>
    </w:p>
    <w:p w14:paraId="6718DAB5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    MOV AX, DATA</w:t>
      </w:r>
    </w:p>
    <w:p w14:paraId="3F8B2FF0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    MOV </w:t>
      </w:r>
      <w:proofErr w:type="gramStart"/>
      <w:r>
        <w:rPr>
          <w:rFonts w:ascii="Arial Rounded" w:eastAsia="Arial Rounded" w:hAnsi="Arial Rounded" w:cs="Arial Rounded"/>
          <w:b/>
          <w:sz w:val="34"/>
          <w:szCs w:val="34"/>
        </w:rPr>
        <w:t>DS,AX</w:t>
      </w:r>
      <w:proofErr w:type="gramEnd"/>
    </w:p>
    <w:p w14:paraId="59BAF063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    MOV </w:t>
      </w:r>
      <w:proofErr w:type="gramStart"/>
      <w:r>
        <w:rPr>
          <w:rFonts w:ascii="Arial Rounded" w:eastAsia="Arial Rounded" w:hAnsi="Arial Rounded" w:cs="Arial Rounded"/>
          <w:b/>
          <w:sz w:val="34"/>
          <w:szCs w:val="34"/>
        </w:rPr>
        <w:t>AL,N</w:t>
      </w:r>
      <w:proofErr w:type="gramEnd"/>
      <w:r>
        <w:rPr>
          <w:rFonts w:ascii="Arial Rounded" w:eastAsia="Arial Rounded" w:hAnsi="Arial Rounded" w:cs="Arial Rounded"/>
          <w:b/>
          <w:sz w:val="34"/>
          <w:szCs w:val="34"/>
        </w:rPr>
        <w:t>1</w:t>
      </w:r>
    </w:p>
    <w:p w14:paraId="73A4FCE0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    MOV </w:t>
      </w:r>
      <w:proofErr w:type="gramStart"/>
      <w:r>
        <w:rPr>
          <w:rFonts w:ascii="Arial Rounded" w:eastAsia="Arial Rounded" w:hAnsi="Arial Rounded" w:cs="Arial Rounded"/>
          <w:b/>
          <w:sz w:val="34"/>
          <w:szCs w:val="34"/>
        </w:rPr>
        <w:t>BL,N</w:t>
      </w:r>
      <w:proofErr w:type="gramEnd"/>
      <w:r>
        <w:rPr>
          <w:rFonts w:ascii="Arial Rounded" w:eastAsia="Arial Rounded" w:hAnsi="Arial Rounded" w:cs="Arial Rounded"/>
          <w:b/>
          <w:sz w:val="34"/>
          <w:szCs w:val="34"/>
        </w:rPr>
        <w:t>2</w:t>
      </w:r>
    </w:p>
    <w:p w14:paraId="1B860155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    IMUL BL</w:t>
      </w:r>
    </w:p>
    <w:p w14:paraId="7EEDD957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    MOV </w:t>
      </w:r>
      <w:proofErr w:type="gramStart"/>
      <w:r>
        <w:rPr>
          <w:rFonts w:ascii="Arial Rounded" w:eastAsia="Arial Rounded" w:hAnsi="Arial Rounded" w:cs="Arial Rounded"/>
          <w:b/>
          <w:sz w:val="34"/>
          <w:szCs w:val="34"/>
        </w:rPr>
        <w:t>ANS,AX</w:t>
      </w:r>
      <w:proofErr w:type="gramEnd"/>
    </w:p>
    <w:p w14:paraId="05B7D90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    CODE ENDS</w:t>
      </w:r>
    </w:p>
    <w:p w14:paraId="790E26FA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>END START</w:t>
      </w:r>
    </w:p>
    <w:p w14:paraId="2EFA3690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 xml:space="preserve">    </w:t>
      </w:r>
    </w:p>
    <w:p w14:paraId="500C01F6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77B4176D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noProof/>
          <w:color w:val="244061"/>
          <w:sz w:val="40"/>
          <w:szCs w:val="40"/>
        </w:rPr>
        <w:lastRenderedPageBreak/>
        <w:drawing>
          <wp:inline distT="114300" distB="114300" distL="114300" distR="114300" wp14:anchorId="381F814F" wp14:editId="2BB07CE8">
            <wp:extent cx="2952750" cy="2105025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3A15D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24"/>
          <w:szCs w:val="24"/>
        </w:rPr>
      </w:pPr>
    </w:p>
    <w:p w14:paraId="678254DC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Output:</w:t>
      </w:r>
    </w:p>
    <w:p w14:paraId="0DFE613A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noProof/>
          <w:color w:val="244061"/>
          <w:sz w:val="40"/>
          <w:szCs w:val="40"/>
        </w:rPr>
        <w:drawing>
          <wp:inline distT="114300" distB="114300" distL="114300" distR="114300" wp14:anchorId="2CB4A3E7" wp14:editId="2900A3AB">
            <wp:extent cx="6800850" cy="3683000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4B7B9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Result and Inference:</w:t>
      </w:r>
    </w:p>
    <w:p w14:paraId="4B692340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>-The Result FFA4h is same as we calculated and is stored in Accumulator</w:t>
      </w:r>
    </w:p>
    <w:p w14:paraId="1B7A2F96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50"/>
          <w:szCs w:val="50"/>
        </w:rPr>
      </w:pPr>
      <w:r>
        <w:rPr>
          <w:rFonts w:ascii="Arial Rounded" w:eastAsia="Arial Rounded" w:hAnsi="Arial Rounded" w:cs="Arial Rounded"/>
          <w:b/>
          <w:color w:val="FF0000"/>
          <w:sz w:val="38"/>
          <w:szCs w:val="38"/>
        </w:rPr>
        <w:lastRenderedPageBreak/>
        <w:t xml:space="preserve">2) Write an Assembly Language </w:t>
      </w:r>
      <w:proofErr w:type="spellStart"/>
      <w:r>
        <w:rPr>
          <w:rFonts w:ascii="Arial Rounded" w:eastAsia="Arial Rounded" w:hAnsi="Arial Rounded" w:cs="Arial Rounded"/>
          <w:b/>
          <w:color w:val="FF0000"/>
          <w:sz w:val="38"/>
          <w:szCs w:val="38"/>
        </w:rPr>
        <w:t>Programme</w:t>
      </w:r>
      <w:proofErr w:type="spellEnd"/>
      <w:r>
        <w:rPr>
          <w:rFonts w:ascii="Arial Rounded" w:eastAsia="Arial Rounded" w:hAnsi="Arial Rounded" w:cs="Arial Rounded"/>
          <w:b/>
          <w:color w:val="FF0000"/>
          <w:sz w:val="38"/>
          <w:szCs w:val="38"/>
        </w:rPr>
        <w:t xml:space="preserve"> (ALP) to multiply </w:t>
      </w:r>
      <w:proofErr w:type="gramStart"/>
      <w:r>
        <w:rPr>
          <w:rFonts w:ascii="Arial Rounded" w:eastAsia="Arial Rounded" w:hAnsi="Arial Rounded" w:cs="Arial Rounded"/>
          <w:b/>
          <w:color w:val="FF0000"/>
          <w:sz w:val="38"/>
          <w:szCs w:val="38"/>
        </w:rPr>
        <w:t>16 bit</w:t>
      </w:r>
      <w:proofErr w:type="gramEnd"/>
      <w:r>
        <w:rPr>
          <w:rFonts w:ascii="Arial Rounded" w:eastAsia="Arial Rounded" w:hAnsi="Arial Rounded" w:cs="Arial Rounded"/>
          <w:b/>
          <w:color w:val="FF0000"/>
          <w:sz w:val="38"/>
          <w:szCs w:val="38"/>
        </w:rPr>
        <w:t xml:space="preserve"> signed numbers. </w:t>
      </w:r>
    </w:p>
    <w:p w14:paraId="39803F18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Design and Calculations:</w:t>
      </w:r>
    </w:p>
    <w:p w14:paraId="08015F01" w14:textId="77777777" w:rsidR="00C369BA" w:rsidRDefault="009E196E">
      <w:pPr>
        <w:spacing w:after="160" w:line="259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sz w:val="32"/>
          <w:szCs w:val="32"/>
        </w:rPr>
        <w:t xml:space="preserve">For 16-bit signed multiplication we need to use AX and BX registers from the Data Segment. We use IMUL command here to execute the signed multiplication of </w:t>
      </w:r>
      <w:proofErr w:type="spellStart"/>
      <w:proofErr w:type="gramStart"/>
      <w:r>
        <w:rPr>
          <w:rFonts w:ascii="Arial Rounded" w:eastAsia="Arial Rounded" w:hAnsi="Arial Rounded" w:cs="Arial Rounded"/>
          <w:sz w:val="32"/>
          <w:szCs w:val="32"/>
        </w:rPr>
        <w:t>numbers.The</w:t>
      </w:r>
      <w:proofErr w:type="spellEnd"/>
      <w:proofErr w:type="gramEnd"/>
      <w:r>
        <w:rPr>
          <w:rFonts w:ascii="Arial Rounded" w:eastAsia="Arial Rounded" w:hAnsi="Arial Rounded" w:cs="Arial Rounded"/>
          <w:sz w:val="32"/>
          <w:szCs w:val="32"/>
        </w:rPr>
        <w:t xml:space="preserve"> data is stored in N1 and N2 and the values are moved to Accumulator(AX) and Base Registe</w:t>
      </w:r>
      <w:r>
        <w:rPr>
          <w:rFonts w:ascii="Arial Rounded" w:eastAsia="Arial Rounded" w:hAnsi="Arial Rounded" w:cs="Arial Rounded"/>
          <w:sz w:val="32"/>
          <w:szCs w:val="32"/>
        </w:rPr>
        <w:t>rs(BX) and the Base Register(BX) is multiplied with Accumulator(AX)</w:t>
      </w:r>
    </w:p>
    <w:p w14:paraId="37A65054" w14:textId="77777777" w:rsidR="00C369BA" w:rsidRDefault="009E196E">
      <w:pPr>
        <w:spacing w:after="160" w:line="256" w:lineRule="auto"/>
        <w:jc w:val="center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noProof/>
          <w:sz w:val="36"/>
          <w:szCs w:val="36"/>
        </w:rPr>
        <w:drawing>
          <wp:inline distT="114300" distB="114300" distL="114300" distR="114300" wp14:anchorId="1893AD4B" wp14:editId="746BC560">
            <wp:extent cx="4182718" cy="5443538"/>
            <wp:effectExtent l="0" t="0" r="0" b="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718" cy="5443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46B61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lastRenderedPageBreak/>
        <w:t>Program Code:</w:t>
      </w:r>
    </w:p>
    <w:p w14:paraId="617818F1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5761B1F0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ASSUME </w:t>
      </w:r>
      <w:proofErr w:type="gramStart"/>
      <w:r>
        <w:rPr>
          <w:rFonts w:ascii="Arial Rounded" w:eastAsia="Arial Rounded" w:hAnsi="Arial Rounded" w:cs="Arial Rounded"/>
          <w:b/>
          <w:sz w:val="36"/>
          <w:szCs w:val="36"/>
        </w:rPr>
        <w:t>CS:CODE</w:t>
      </w:r>
      <w:proofErr w:type="gramEnd"/>
      <w:r>
        <w:rPr>
          <w:rFonts w:ascii="Arial Rounded" w:eastAsia="Arial Rounded" w:hAnsi="Arial Rounded" w:cs="Arial Rounded"/>
          <w:b/>
          <w:sz w:val="36"/>
          <w:szCs w:val="36"/>
        </w:rPr>
        <w:t xml:space="preserve"> DS:DATA</w:t>
      </w:r>
    </w:p>
    <w:p w14:paraId="59F4339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DATA SEGMENT</w:t>
      </w:r>
    </w:p>
    <w:p w14:paraId="086C9EF9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    N1 DW 112EH</w:t>
      </w:r>
    </w:p>
    <w:p w14:paraId="4A1B6BE1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    N2 DW 0FFFEH</w:t>
      </w:r>
    </w:p>
    <w:p w14:paraId="19068423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    ANS </w:t>
      </w:r>
      <w:proofErr w:type="gramStart"/>
      <w:r>
        <w:rPr>
          <w:rFonts w:ascii="Arial Rounded" w:eastAsia="Arial Rounded" w:hAnsi="Arial Rounded" w:cs="Arial Rounded"/>
          <w:b/>
          <w:sz w:val="36"/>
          <w:szCs w:val="36"/>
        </w:rPr>
        <w:t>DW ?</w:t>
      </w:r>
      <w:proofErr w:type="gramEnd"/>
    </w:p>
    <w:p w14:paraId="2A07EDA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DATA ENDS</w:t>
      </w:r>
    </w:p>
    <w:p w14:paraId="0D362A8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CODE SEGMENT</w:t>
      </w:r>
    </w:p>
    <w:p w14:paraId="720AD369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    START:</w:t>
      </w:r>
    </w:p>
    <w:p w14:paraId="245D56D6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    MOV AX, DATA</w:t>
      </w:r>
    </w:p>
    <w:p w14:paraId="2BD9149A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    MOV </w:t>
      </w:r>
      <w:proofErr w:type="gramStart"/>
      <w:r>
        <w:rPr>
          <w:rFonts w:ascii="Arial Rounded" w:eastAsia="Arial Rounded" w:hAnsi="Arial Rounded" w:cs="Arial Rounded"/>
          <w:b/>
          <w:sz w:val="36"/>
          <w:szCs w:val="36"/>
        </w:rPr>
        <w:t>DS,AX</w:t>
      </w:r>
      <w:proofErr w:type="gramEnd"/>
    </w:p>
    <w:p w14:paraId="41F82F03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    MOV </w:t>
      </w:r>
      <w:proofErr w:type="gramStart"/>
      <w:r>
        <w:rPr>
          <w:rFonts w:ascii="Arial Rounded" w:eastAsia="Arial Rounded" w:hAnsi="Arial Rounded" w:cs="Arial Rounded"/>
          <w:b/>
          <w:sz w:val="36"/>
          <w:szCs w:val="36"/>
        </w:rPr>
        <w:t>AX,N</w:t>
      </w:r>
      <w:proofErr w:type="gramEnd"/>
      <w:r>
        <w:rPr>
          <w:rFonts w:ascii="Arial Rounded" w:eastAsia="Arial Rounded" w:hAnsi="Arial Rounded" w:cs="Arial Rounded"/>
          <w:b/>
          <w:sz w:val="36"/>
          <w:szCs w:val="36"/>
        </w:rPr>
        <w:t>1</w:t>
      </w:r>
    </w:p>
    <w:p w14:paraId="69306279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    MOV </w:t>
      </w:r>
      <w:proofErr w:type="gramStart"/>
      <w:r>
        <w:rPr>
          <w:rFonts w:ascii="Arial Rounded" w:eastAsia="Arial Rounded" w:hAnsi="Arial Rounded" w:cs="Arial Rounded"/>
          <w:b/>
          <w:sz w:val="36"/>
          <w:szCs w:val="36"/>
        </w:rPr>
        <w:t>BX</w:t>
      </w:r>
      <w:r>
        <w:rPr>
          <w:rFonts w:ascii="Arial Rounded" w:eastAsia="Arial Rounded" w:hAnsi="Arial Rounded" w:cs="Arial Rounded"/>
          <w:b/>
          <w:sz w:val="36"/>
          <w:szCs w:val="36"/>
        </w:rPr>
        <w:t>,N</w:t>
      </w:r>
      <w:proofErr w:type="gramEnd"/>
      <w:r>
        <w:rPr>
          <w:rFonts w:ascii="Arial Rounded" w:eastAsia="Arial Rounded" w:hAnsi="Arial Rounded" w:cs="Arial Rounded"/>
          <w:b/>
          <w:sz w:val="36"/>
          <w:szCs w:val="36"/>
        </w:rPr>
        <w:t>2</w:t>
      </w:r>
    </w:p>
    <w:p w14:paraId="003EBABD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    IMUL BX</w:t>
      </w:r>
    </w:p>
    <w:p w14:paraId="018EA507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    MOV </w:t>
      </w:r>
      <w:proofErr w:type="gramStart"/>
      <w:r>
        <w:rPr>
          <w:rFonts w:ascii="Arial Rounded" w:eastAsia="Arial Rounded" w:hAnsi="Arial Rounded" w:cs="Arial Rounded"/>
          <w:b/>
          <w:sz w:val="36"/>
          <w:szCs w:val="36"/>
        </w:rPr>
        <w:t>ANS,AX</w:t>
      </w:r>
      <w:proofErr w:type="gramEnd"/>
    </w:p>
    <w:p w14:paraId="585DB225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    CODE ENDS</w:t>
      </w:r>
    </w:p>
    <w:p w14:paraId="1D880AED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END START</w:t>
      </w:r>
    </w:p>
    <w:p w14:paraId="0717D7D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    </w:t>
      </w:r>
    </w:p>
    <w:p w14:paraId="38C0910D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noProof/>
          <w:sz w:val="36"/>
          <w:szCs w:val="36"/>
        </w:rPr>
        <w:lastRenderedPageBreak/>
        <w:drawing>
          <wp:inline distT="114300" distB="114300" distL="114300" distR="114300" wp14:anchorId="657FD761" wp14:editId="74768677">
            <wp:extent cx="2562225" cy="20955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964CE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Output:</w:t>
      </w:r>
      <w:r>
        <w:rPr>
          <w:rFonts w:ascii="Arial Rounded" w:eastAsia="Arial Rounded" w:hAnsi="Arial Rounded" w:cs="Arial Rounded"/>
          <w:b/>
          <w:noProof/>
          <w:color w:val="244061"/>
          <w:sz w:val="40"/>
          <w:szCs w:val="40"/>
        </w:rPr>
        <w:drawing>
          <wp:inline distT="114300" distB="114300" distL="114300" distR="114300" wp14:anchorId="02118875" wp14:editId="75ACA27A">
            <wp:extent cx="6800850" cy="3581400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D1ED0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</w:p>
    <w:p w14:paraId="2EC3BB39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Result and Inference:</w:t>
      </w:r>
    </w:p>
    <w:p w14:paraId="25F25340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-The Result obtained is same as the calculated </w:t>
      </w:r>
      <w:proofErr w:type="gramStart"/>
      <w:r>
        <w:rPr>
          <w:rFonts w:ascii="Arial Rounded" w:eastAsia="Arial Rounded" w:hAnsi="Arial Rounded" w:cs="Arial Rounded"/>
          <w:b/>
          <w:sz w:val="34"/>
          <w:szCs w:val="34"/>
        </w:rPr>
        <w:t>value(</w:t>
      </w:r>
      <w:proofErr w:type="gramEnd"/>
      <w:r>
        <w:rPr>
          <w:rFonts w:ascii="Arial Rounded" w:eastAsia="Arial Rounded" w:hAnsi="Arial Rounded" w:cs="Arial Rounded"/>
          <w:b/>
          <w:sz w:val="34"/>
          <w:szCs w:val="34"/>
        </w:rPr>
        <w:t>DDA4h) in Accumulator</w:t>
      </w:r>
    </w:p>
    <w:p w14:paraId="5C70740C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24"/>
          <w:szCs w:val="24"/>
        </w:rPr>
      </w:pPr>
    </w:p>
    <w:p w14:paraId="6120DA3B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24"/>
          <w:szCs w:val="24"/>
        </w:rPr>
      </w:pPr>
    </w:p>
    <w:p w14:paraId="4460FC86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40"/>
          <w:szCs w:val="40"/>
        </w:rPr>
      </w:pPr>
      <w:proofErr w:type="spellStart"/>
      <w:proofErr w:type="gramStart"/>
      <w:r>
        <w:rPr>
          <w:rFonts w:ascii="Arial Rounded" w:eastAsia="Arial Rounded" w:hAnsi="Arial Rounded" w:cs="Arial Rounded"/>
          <w:b/>
          <w:color w:val="FF0000"/>
          <w:sz w:val="40"/>
          <w:szCs w:val="40"/>
        </w:rPr>
        <w:lastRenderedPageBreak/>
        <w:t>B.Division</w:t>
      </w:r>
      <w:proofErr w:type="spellEnd"/>
      <w:proofErr w:type="gramEnd"/>
      <w:r>
        <w:rPr>
          <w:rFonts w:ascii="Arial Rounded" w:eastAsia="Arial Rounded" w:hAnsi="Arial Rounded" w:cs="Arial Rounded"/>
          <w:b/>
          <w:color w:val="FF0000"/>
          <w:sz w:val="40"/>
          <w:szCs w:val="40"/>
        </w:rPr>
        <w:t xml:space="preserve"> for signed numbers</w:t>
      </w:r>
    </w:p>
    <w:p w14:paraId="57C47A85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Algorithm:</w:t>
      </w:r>
    </w:p>
    <w:p w14:paraId="279D11FD" w14:textId="77777777" w:rsidR="00C369BA" w:rsidRDefault="009E196E">
      <w:pPr>
        <w:numPr>
          <w:ilvl w:val="0"/>
          <w:numId w:val="2"/>
        </w:numPr>
        <w:spacing w:line="256" w:lineRule="auto"/>
        <w:rPr>
          <w:rFonts w:ascii="Arial Rounded" w:eastAsia="Arial Rounded" w:hAnsi="Arial Rounded" w:cs="Arial Rounded"/>
          <w:b/>
          <w:sz w:val="38"/>
          <w:szCs w:val="38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 xml:space="preserve">Initialize the stack </w:t>
      </w:r>
      <w:proofErr w:type="gramStart"/>
      <w:r>
        <w:rPr>
          <w:rFonts w:ascii="Arial Rounded" w:eastAsia="Arial Rounded" w:hAnsi="Arial Rounded" w:cs="Arial Rounded"/>
          <w:b/>
          <w:sz w:val="38"/>
          <w:szCs w:val="38"/>
        </w:rPr>
        <w:t>index(</w:t>
      </w:r>
      <w:proofErr w:type="gramEnd"/>
      <w:r>
        <w:rPr>
          <w:rFonts w:ascii="Arial Rounded" w:eastAsia="Arial Rounded" w:hAnsi="Arial Rounded" w:cs="Arial Rounded"/>
          <w:b/>
          <w:sz w:val="38"/>
          <w:szCs w:val="38"/>
        </w:rPr>
        <w:t>SI) and data index(DI) to point at the location where data is to be fetched from and is to be stored at.</w:t>
      </w:r>
    </w:p>
    <w:p w14:paraId="4FC7F04D" w14:textId="77777777" w:rsidR="00C369BA" w:rsidRDefault="009E196E">
      <w:pPr>
        <w:numPr>
          <w:ilvl w:val="0"/>
          <w:numId w:val="2"/>
        </w:numPr>
        <w:spacing w:line="256" w:lineRule="auto"/>
        <w:rPr>
          <w:rFonts w:ascii="Arial Rounded" w:eastAsia="Arial Rounded" w:hAnsi="Arial Rounded" w:cs="Arial Rounded"/>
          <w:b/>
          <w:sz w:val="38"/>
          <w:szCs w:val="38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 xml:space="preserve">Load the values in stack index to </w:t>
      </w:r>
      <w:proofErr w:type="gramStart"/>
      <w:r>
        <w:rPr>
          <w:rFonts w:ascii="Arial Rounded" w:eastAsia="Arial Rounded" w:hAnsi="Arial Rounded" w:cs="Arial Rounded"/>
          <w:b/>
          <w:sz w:val="38"/>
          <w:szCs w:val="38"/>
        </w:rPr>
        <w:t>Accumulator(</w:t>
      </w:r>
      <w:proofErr w:type="gramEnd"/>
      <w:r>
        <w:rPr>
          <w:rFonts w:ascii="Arial Rounded" w:eastAsia="Arial Rounded" w:hAnsi="Arial Rounded" w:cs="Arial Rounded"/>
          <w:b/>
          <w:sz w:val="38"/>
          <w:szCs w:val="38"/>
        </w:rPr>
        <w:t>Dividend)</w:t>
      </w:r>
    </w:p>
    <w:p w14:paraId="445A8833" w14:textId="77777777" w:rsidR="00C369BA" w:rsidRDefault="009E196E">
      <w:pPr>
        <w:numPr>
          <w:ilvl w:val="0"/>
          <w:numId w:val="2"/>
        </w:numPr>
        <w:spacing w:line="256" w:lineRule="auto"/>
        <w:rPr>
          <w:rFonts w:ascii="Arial Rounded" w:eastAsia="Arial Rounded" w:hAnsi="Arial Rounded" w:cs="Arial Rounded"/>
          <w:b/>
          <w:sz w:val="38"/>
          <w:szCs w:val="38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>Increment stack index by 2.</w:t>
      </w:r>
    </w:p>
    <w:p w14:paraId="6027D847" w14:textId="77777777" w:rsidR="00C369BA" w:rsidRDefault="009E196E">
      <w:pPr>
        <w:numPr>
          <w:ilvl w:val="0"/>
          <w:numId w:val="2"/>
        </w:numPr>
        <w:spacing w:line="256" w:lineRule="auto"/>
        <w:rPr>
          <w:rFonts w:ascii="Arial Rounded" w:eastAsia="Arial Rounded" w:hAnsi="Arial Rounded" w:cs="Arial Rounded"/>
          <w:b/>
          <w:sz w:val="38"/>
          <w:szCs w:val="38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 xml:space="preserve">Load the values in stack index to </w:t>
      </w:r>
      <w:proofErr w:type="gramStart"/>
      <w:r>
        <w:rPr>
          <w:rFonts w:ascii="Arial Rounded" w:eastAsia="Arial Rounded" w:hAnsi="Arial Rounded" w:cs="Arial Rounded"/>
          <w:b/>
          <w:sz w:val="38"/>
          <w:szCs w:val="38"/>
        </w:rPr>
        <w:t>accumulator.(</w:t>
      </w:r>
      <w:proofErr w:type="gramEnd"/>
      <w:r>
        <w:rPr>
          <w:rFonts w:ascii="Arial Rounded" w:eastAsia="Arial Rounded" w:hAnsi="Arial Rounded" w:cs="Arial Rounded"/>
          <w:b/>
          <w:sz w:val="38"/>
          <w:szCs w:val="38"/>
        </w:rPr>
        <w:t>Divisor)</w:t>
      </w:r>
    </w:p>
    <w:p w14:paraId="73A10E21" w14:textId="77777777" w:rsidR="00C369BA" w:rsidRDefault="009E196E">
      <w:pPr>
        <w:numPr>
          <w:ilvl w:val="0"/>
          <w:numId w:val="2"/>
        </w:numPr>
        <w:spacing w:line="256" w:lineRule="auto"/>
        <w:rPr>
          <w:rFonts w:ascii="Arial Rounded" w:eastAsia="Arial Rounded" w:hAnsi="Arial Rounded" w:cs="Arial Rounded"/>
          <w:b/>
          <w:sz w:val="38"/>
          <w:szCs w:val="38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>Divide the base register using the IDIV command.</w:t>
      </w:r>
    </w:p>
    <w:p w14:paraId="04A80F3D" w14:textId="77777777" w:rsidR="00C369BA" w:rsidRDefault="009E196E">
      <w:pPr>
        <w:numPr>
          <w:ilvl w:val="0"/>
          <w:numId w:val="2"/>
        </w:numPr>
        <w:spacing w:after="160" w:line="256" w:lineRule="auto"/>
        <w:rPr>
          <w:rFonts w:ascii="Arial Rounded" w:eastAsia="Arial Rounded" w:hAnsi="Arial Rounded" w:cs="Arial Rounded"/>
          <w:b/>
          <w:sz w:val="38"/>
          <w:szCs w:val="38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>Move the Remainder and Quotient to the Memory Location by Incrementing the Stack Index</w:t>
      </w:r>
    </w:p>
    <w:p w14:paraId="3E5D4564" w14:textId="77777777" w:rsidR="00C369BA" w:rsidRDefault="00C369BA">
      <w:pPr>
        <w:spacing w:after="160" w:line="256" w:lineRule="auto"/>
        <w:ind w:left="720"/>
        <w:rPr>
          <w:rFonts w:ascii="Arial Rounded" w:eastAsia="Arial Rounded" w:hAnsi="Arial Rounded" w:cs="Arial Rounded"/>
          <w:b/>
          <w:sz w:val="38"/>
          <w:szCs w:val="38"/>
        </w:rPr>
      </w:pPr>
    </w:p>
    <w:p w14:paraId="1B3BE9F1" w14:textId="77777777" w:rsidR="00C369BA" w:rsidRDefault="00C369BA">
      <w:pPr>
        <w:spacing w:after="160" w:line="256" w:lineRule="auto"/>
        <w:ind w:left="720"/>
        <w:rPr>
          <w:rFonts w:ascii="Arial Rounded" w:eastAsia="Arial Rounded" w:hAnsi="Arial Rounded" w:cs="Arial Rounded"/>
          <w:b/>
          <w:sz w:val="38"/>
          <w:szCs w:val="38"/>
        </w:rPr>
      </w:pPr>
    </w:p>
    <w:p w14:paraId="648A8982" w14:textId="77777777" w:rsidR="00C369BA" w:rsidRDefault="00C369BA">
      <w:pPr>
        <w:spacing w:after="160" w:line="256" w:lineRule="auto"/>
        <w:ind w:left="720"/>
        <w:rPr>
          <w:rFonts w:ascii="Arial Rounded" w:eastAsia="Arial Rounded" w:hAnsi="Arial Rounded" w:cs="Arial Rounded"/>
          <w:b/>
          <w:sz w:val="38"/>
          <w:szCs w:val="38"/>
        </w:rPr>
      </w:pPr>
    </w:p>
    <w:p w14:paraId="31CA1A97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316AEEF2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6E5D7674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1296375B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27D6513D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63F746F5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00B050"/>
          <w:sz w:val="40"/>
          <w:szCs w:val="40"/>
        </w:rPr>
      </w:pPr>
    </w:p>
    <w:p w14:paraId="206A0EE1" w14:textId="77777777" w:rsidR="00C369BA" w:rsidRDefault="009E196E">
      <w:pPr>
        <w:spacing w:after="160" w:line="256" w:lineRule="auto"/>
        <w:ind w:left="360" w:hanging="360"/>
        <w:rPr>
          <w:rFonts w:ascii="Arial Rounded" w:eastAsia="Arial Rounded" w:hAnsi="Arial Rounded" w:cs="Arial Rounded"/>
          <w:b/>
          <w:color w:val="00B050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00B050"/>
          <w:sz w:val="40"/>
          <w:szCs w:val="40"/>
        </w:rPr>
        <w:t>Flow Chart:</w:t>
      </w:r>
    </w:p>
    <w:p w14:paraId="1FC99A78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noProof/>
          <w:color w:val="244061"/>
          <w:sz w:val="40"/>
          <w:szCs w:val="40"/>
        </w:rPr>
        <w:drawing>
          <wp:inline distT="114300" distB="114300" distL="114300" distR="114300" wp14:anchorId="7AE22871" wp14:editId="51366D36">
            <wp:extent cx="6800850" cy="5638800"/>
            <wp:effectExtent l="0" t="0" r="0" b="0"/>
            <wp:docPr id="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7A113" w14:textId="77777777" w:rsidR="00C369BA" w:rsidRDefault="00C369BA">
      <w:pPr>
        <w:spacing w:after="160" w:line="256" w:lineRule="auto"/>
        <w:jc w:val="center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352B0136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8"/>
          <w:szCs w:val="38"/>
        </w:rPr>
      </w:pPr>
    </w:p>
    <w:p w14:paraId="4DDA4E02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8"/>
          <w:szCs w:val="38"/>
        </w:rPr>
      </w:pPr>
    </w:p>
    <w:p w14:paraId="4AEF70F4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8"/>
          <w:szCs w:val="38"/>
        </w:rPr>
      </w:pPr>
    </w:p>
    <w:p w14:paraId="5ECD0C64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4"/>
          <w:szCs w:val="34"/>
        </w:rPr>
      </w:pPr>
      <w:r>
        <w:rPr>
          <w:rFonts w:ascii="Arial Rounded" w:eastAsia="Arial Rounded" w:hAnsi="Arial Rounded" w:cs="Arial Rounded"/>
          <w:b/>
          <w:color w:val="FF0000"/>
          <w:sz w:val="38"/>
          <w:szCs w:val="38"/>
        </w:rPr>
        <w:lastRenderedPageBreak/>
        <w:t>1)</w:t>
      </w:r>
      <w:r>
        <w:rPr>
          <w:rFonts w:ascii="Arial Rounded" w:eastAsia="Arial Rounded" w:hAnsi="Arial Rounded" w:cs="Arial Rounded"/>
          <w:b/>
          <w:color w:val="FF0000"/>
          <w:sz w:val="34"/>
          <w:szCs w:val="34"/>
        </w:rPr>
        <w:t xml:space="preserve">Write an Assembly Language </w:t>
      </w:r>
      <w:proofErr w:type="spellStart"/>
      <w:r>
        <w:rPr>
          <w:rFonts w:ascii="Arial Rounded" w:eastAsia="Arial Rounded" w:hAnsi="Arial Rounded" w:cs="Arial Rounded"/>
          <w:b/>
          <w:color w:val="FF0000"/>
          <w:sz w:val="34"/>
          <w:szCs w:val="34"/>
        </w:rPr>
        <w:t>Programme</w:t>
      </w:r>
      <w:proofErr w:type="spellEnd"/>
      <w:r>
        <w:rPr>
          <w:rFonts w:ascii="Arial Rounded" w:eastAsia="Arial Rounded" w:hAnsi="Arial Rounded" w:cs="Arial Rounded"/>
          <w:b/>
          <w:color w:val="FF0000"/>
          <w:sz w:val="34"/>
          <w:szCs w:val="34"/>
        </w:rPr>
        <w:t xml:space="preserve"> (ALP) to divide 16 </w:t>
      </w:r>
      <w:proofErr w:type="gramStart"/>
      <w:r>
        <w:rPr>
          <w:rFonts w:ascii="Arial Rounded" w:eastAsia="Arial Rounded" w:hAnsi="Arial Rounded" w:cs="Arial Rounded"/>
          <w:b/>
          <w:color w:val="FF0000"/>
          <w:sz w:val="34"/>
          <w:szCs w:val="34"/>
        </w:rPr>
        <w:t>bit</w:t>
      </w:r>
      <w:proofErr w:type="gramEnd"/>
      <w:r>
        <w:rPr>
          <w:rFonts w:ascii="Arial Rounded" w:eastAsia="Arial Rounded" w:hAnsi="Arial Rounded" w:cs="Arial Rounded"/>
          <w:b/>
          <w:color w:val="FF0000"/>
          <w:sz w:val="34"/>
          <w:szCs w:val="34"/>
        </w:rPr>
        <w:t xml:space="preserve"> by 8 bit signed numbers. </w:t>
      </w:r>
    </w:p>
    <w:p w14:paraId="7B614AAA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Design and Calculations:</w:t>
      </w:r>
    </w:p>
    <w:p w14:paraId="5E7A6300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8"/>
          <w:szCs w:val="38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 xml:space="preserve">Initialize the Data Segment(1000h) stack </w:t>
      </w:r>
      <w:proofErr w:type="gramStart"/>
      <w:r>
        <w:rPr>
          <w:rFonts w:ascii="Arial Rounded" w:eastAsia="Arial Rounded" w:hAnsi="Arial Rounded" w:cs="Arial Rounded"/>
          <w:b/>
          <w:sz w:val="38"/>
          <w:szCs w:val="38"/>
        </w:rPr>
        <w:t>index(</w:t>
      </w:r>
      <w:proofErr w:type="gramEnd"/>
      <w:r>
        <w:rPr>
          <w:rFonts w:ascii="Arial Rounded" w:eastAsia="Arial Rounded" w:hAnsi="Arial Rounded" w:cs="Arial Rounded"/>
          <w:b/>
          <w:sz w:val="38"/>
          <w:szCs w:val="38"/>
        </w:rPr>
        <w:t>SI)[0100h] and data index(DI)[0100h] to point at the location and move the Dividend(F336h )and divisor(75h) to Memory by incrementing the SI value .</w:t>
      </w:r>
    </w:p>
    <w:p w14:paraId="1834F1F6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8"/>
          <w:szCs w:val="38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 xml:space="preserve">Load the values in stack index to </w:t>
      </w:r>
      <w:proofErr w:type="gramStart"/>
      <w:r>
        <w:rPr>
          <w:rFonts w:ascii="Arial Rounded" w:eastAsia="Arial Rounded" w:hAnsi="Arial Rounded" w:cs="Arial Rounded"/>
          <w:b/>
          <w:sz w:val="38"/>
          <w:szCs w:val="38"/>
        </w:rPr>
        <w:t>Accumulator(</w:t>
      </w:r>
      <w:proofErr w:type="gramEnd"/>
      <w:r>
        <w:rPr>
          <w:rFonts w:ascii="Arial Rounded" w:eastAsia="Arial Rounded" w:hAnsi="Arial Rounded" w:cs="Arial Rounded"/>
          <w:b/>
          <w:sz w:val="38"/>
          <w:szCs w:val="38"/>
        </w:rPr>
        <w:t>Dividend)</w:t>
      </w:r>
    </w:p>
    <w:p w14:paraId="4233209E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8"/>
          <w:szCs w:val="38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>Incr</w:t>
      </w:r>
      <w:r>
        <w:rPr>
          <w:rFonts w:ascii="Arial Rounded" w:eastAsia="Arial Rounded" w:hAnsi="Arial Rounded" w:cs="Arial Rounded"/>
          <w:b/>
          <w:sz w:val="38"/>
          <w:szCs w:val="38"/>
        </w:rPr>
        <w:t xml:space="preserve">ement stack index by 2 and Load the values in stack index to Base </w:t>
      </w:r>
      <w:proofErr w:type="gramStart"/>
      <w:r>
        <w:rPr>
          <w:rFonts w:ascii="Arial Rounded" w:eastAsia="Arial Rounded" w:hAnsi="Arial Rounded" w:cs="Arial Rounded"/>
          <w:b/>
          <w:sz w:val="38"/>
          <w:szCs w:val="38"/>
        </w:rPr>
        <w:t>Register.(</w:t>
      </w:r>
      <w:proofErr w:type="gramEnd"/>
      <w:r>
        <w:rPr>
          <w:rFonts w:ascii="Arial Rounded" w:eastAsia="Arial Rounded" w:hAnsi="Arial Rounded" w:cs="Arial Rounded"/>
          <w:b/>
          <w:sz w:val="38"/>
          <w:szCs w:val="38"/>
        </w:rPr>
        <w:t>Divisor)</w:t>
      </w:r>
    </w:p>
    <w:p w14:paraId="3E77145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8"/>
          <w:szCs w:val="38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>Divide the base register using the IDIV command.</w:t>
      </w:r>
    </w:p>
    <w:p w14:paraId="7954C16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>Move the Remainder and Quotient to the Memory Location by Incrementing the Stack Index</w:t>
      </w:r>
    </w:p>
    <w:p w14:paraId="438D2852" w14:textId="77777777" w:rsidR="00C369BA" w:rsidRDefault="009E196E">
      <w:pPr>
        <w:spacing w:after="160" w:line="256" w:lineRule="auto"/>
        <w:jc w:val="center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noProof/>
          <w:sz w:val="36"/>
          <w:szCs w:val="36"/>
        </w:rPr>
        <w:lastRenderedPageBreak/>
        <w:drawing>
          <wp:inline distT="114300" distB="114300" distL="114300" distR="114300" wp14:anchorId="30089BB1" wp14:editId="55499E6E">
            <wp:extent cx="4291013" cy="7558139"/>
            <wp:effectExtent l="0" t="0" r="0" b="0"/>
            <wp:docPr id="2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7558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0B4C6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</w:p>
    <w:p w14:paraId="4833C162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lastRenderedPageBreak/>
        <w:t>Program Code:</w:t>
      </w:r>
    </w:p>
    <w:p w14:paraId="048EA1F3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AX, 1000H;</w:t>
      </w:r>
    </w:p>
    <w:p w14:paraId="6EE7967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</w:t>
      </w:r>
      <w:r>
        <w:rPr>
          <w:rFonts w:ascii="Arial Rounded" w:eastAsia="Arial Rounded" w:hAnsi="Arial Rounded" w:cs="Arial Rounded"/>
          <w:b/>
          <w:sz w:val="30"/>
          <w:szCs w:val="30"/>
        </w:rPr>
        <w:t xml:space="preserve"> DS, AX;</w:t>
      </w:r>
    </w:p>
    <w:p w14:paraId="4584D728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DI, 0100H;</w:t>
      </w:r>
    </w:p>
    <w:p w14:paraId="143EF7B8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SI, 0100H</w:t>
      </w:r>
    </w:p>
    <w:p w14:paraId="4EB20DA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AX, 0036H;</w:t>
      </w:r>
    </w:p>
    <w:p w14:paraId="1FC3C320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[DI], AX;</w:t>
      </w:r>
    </w:p>
    <w:p w14:paraId="34216038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INC DI;</w:t>
      </w:r>
    </w:p>
    <w:p w14:paraId="7F7503A8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AX, 00F3H;</w:t>
      </w:r>
    </w:p>
    <w:p w14:paraId="471A3087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[DI], AX;</w:t>
      </w:r>
    </w:p>
    <w:p w14:paraId="52C4857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INC DI;</w:t>
      </w:r>
    </w:p>
    <w:p w14:paraId="5841A2BD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AX, 0075H;</w:t>
      </w:r>
    </w:p>
    <w:p w14:paraId="690D0B71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 xml:space="preserve">MOV [DI], AX;  </w:t>
      </w:r>
    </w:p>
    <w:p w14:paraId="347CE5A3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 xml:space="preserve">MOV AX, [SI];    </w:t>
      </w:r>
    </w:p>
    <w:p w14:paraId="36827429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ADD SI, 0002H;</w:t>
      </w:r>
    </w:p>
    <w:p w14:paraId="45AF097C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BL, [SI];</w:t>
      </w:r>
    </w:p>
    <w:p w14:paraId="670BA38D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IDIV BL;</w:t>
      </w:r>
    </w:p>
    <w:p w14:paraId="448E3954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INC SI;</w:t>
      </w:r>
    </w:p>
    <w:p w14:paraId="1F3A34F1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[SI], AX;</w:t>
      </w:r>
    </w:p>
    <w:p w14:paraId="170DCAD5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HLT</w:t>
      </w:r>
    </w:p>
    <w:p w14:paraId="072B1996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1B81388E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noProof/>
          <w:color w:val="244061"/>
          <w:sz w:val="40"/>
          <w:szCs w:val="40"/>
        </w:rPr>
        <w:lastRenderedPageBreak/>
        <w:drawing>
          <wp:inline distT="114300" distB="114300" distL="114300" distR="114300" wp14:anchorId="044FC698" wp14:editId="03826687">
            <wp:extent cx="2514600" cy="253365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367BE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 xml:space="preserve">Memory before </w:t>
      </w:r>
      <w:proofErr w:type="spellStart"/>
      <w:proofErr w:type="gramStart"/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Divison</w:t>
      </w:r>
      <w:proofErr w:type="spellEnd"/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 xml:space="preserve"> :</w:t>
      </w:r>
      <w:proofErr w:type="gramEnd"/>
    </w:p>
    <w:p w14:paraId="4B8FBACA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63FDBE42" w14:textId="111610C4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24"/>
          <w:szCs w:val="24"/>
        </w:rPr>
      </w:pPr>
      <w:r>
        <w:rPr>
          <w:rFonts w:ascii="Arial Rounded" w:eastAsia="Arial Rounded" w:hAnsi="Arial Rounded" w:cs="Arial Rounded"/>
          <w:b/>
          <w:noProof/>
          <w:sz w:val="24"/>
          <w:szCs w:val="24"/>
        </w:rPr>
        <w:drawing>
          <wp:inline distT="114300" distB="114300" distL="114300" distR="114300" wp14:anchorId="3CA3EA16" wp14:editId="77582BCD">
            <wp:extent cx="6315075" cy="25908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8DDEDC" w14:textId="5BAB657A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sz w:val="24"/>
          <w:szCs w:val="24"/>
        </w:rPr>
      </w:pPr>
    </w:p>
    <w:p w14:paraId="5960E511" w14:textId="77777777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sz w:val="24"/>
          <w:szCs w:val="24"/>
        </w:rPr>
      </w:pPr>
    </w:p>
    <w:p w14:paraId="1878D2E1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24"/>
          <w:szCs w:val="24"/>
        </w:rPr>
      </w:pPr>
    </w:p>
    <w:p w14:paraId="6E3EC09A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786FBCFE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71B24F96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60A41C4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lastRenderedPageBreak/>
        <w:t>Output:</w:t>
      </w:r>
    </w:p>
    <w:p w14:paraId="12DEF56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noProof/>
          <w:color w:val="244061"/>
          <w:sz w:val="40"/>
          <w:szCs w:val="40"/>
        </w:rPr>
        <w:drawing>
          <wp:inline distT="114300" distB="114300" distL="114300" distR="114300" wp14:anchorId="0C954133" wp14:editId="54F30064">
            <wp:extent cx="6800850" cy="3606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9C0D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 xml:space="preserve">Memory after </w:t>
      </w:r>
      <w:proofErr w:type="spellStart"/>
      <w:proofErr w:type="gramStart"/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Divison</w:t>
      </w:r>
      <w:proofErr w:type="spellEnd"/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 xml:space="preserve"> :</w:t>
      </w:r>
      <w:proofErr w:type="gramEnd"/>
    </w:p>
    <w:p w14:paraId="6FE8EAEC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noProof/>
          <w:color w:val="244061"/>
          <w:sz w:val="40"/>
          <w:szCs w:val="40"/>
        </w:rPr>
        <w:drawing>
          <wp:inline distT="114300" distB="114300" distL="114300" distR="114300" wp14:anchorId="0962E562" wp14:editId="3206870A">
            <wp:extent cx="6305550" cy="249555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95D9D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11D92FDF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540E3DB3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4161E501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Result and Inference:</w:t>
      </w:r>
    </w:p>
    <w:p w14:paraId="639B1D32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>-The Quotient E5h(-1Bh) is stored in [1000:0103]</w:t>
      </w:r>
    </w:p>
    <w:p w14:paraId="50BBEC17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-The Remainder 8Dh(-73h) is stored </w:t>
      </w:r>
      <w:proofErr w:type="gramStart"/>
      <w:r>
        <w:rPr>
          <w:rFonts w:ascii="Arial Rounded" w:eastAsia="Arial Rounded" w:hAnsi="Arial Rounded" w:cs="Arial Rounded"/>
          <w:b/>
          <w:sz w:val="34"/>
          <w:szCs w:val="34"/>
        </w:rPr>
        <w:t>in[</w:t>
      </w:r>
      <w:proofErr w:type="gramEnd"/>
      <w:r>
        <w:rPr>
          <w:rFonts w:ascii="Arial Rounded" w:eastAsia="Arial Rounded" w:hAnsi="Arial Rounded" w:cs="Arial Rounded"/>
          <w:b/>
          <w:sz w:val="34"/>
          <w:szCs w:val="34"/>
        </w:rPr>
        <w:t>1000:0104]</w:t>
      </w:r>
    </w:p>
    <w:p w14:paraId="545D21E5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</w:p>
    <w:p w14:paraId="13EA2B7B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44"/>
          <w:szCs w:val="44"/>
        </w:rPr>
      </w:pPr>
    </w:p>
    <w:p w14:paraId="1992C6A2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4"/>
          <w:szCs w:val="34"/>
        </w:rPr>
      </w:pPr>
    </w:p>
    <w:p w14:paraId="2EDAEA21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4"/>
          <w:szCs w:val="34"/>
        </w:rPr>
      </w:pPr>
    </w:p>
    <w:p w14:paraId="1F54AD16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4"/>
          <w:szCs w:val="34"/>
        </w:rPr>
      </w:pPr>
      <w:r>
        <w:rPr>
          <w:rFonts w:ascii="Arial Rounded" w:eastAsia="Arial Rounded" w:hAnsi="Arial Rounded" w:cs="Arial Rounded"/>
          <w:b/>
          <w:color w:val="FF0000"/>
          <w:sz w:val="34"/>
          <w:szCs w:val="34"/>
        </w:rPr>
        <w:t xml:space="preserve">2)Write an Assembly Language </w:t>
      </w:r>
      <w:proofErr w:type="spellStart"/>
      <w:r>
        <w:rPr>
          <w:rFonts w:ascii="Arial Rounded" w:eastAsia="Arial Rounded" w:hAnsi="Arial Rounded" w:cs="Arial Rounded"/>
          <w:b/>
          <w:color w:val="FF0000"/>
          <w:sz w:val="34"/>
          <w:szCs w:val="34"/>
        </w:rPr>
        <w:t>Programme</w:t>
      </w:r>
      <w:proofErr w:type="spellEnd"/>
      <w:r>
        <w:rPr>
          <w:rFonts w:ascii="Arial Rounded" w:eastAsia="Arial Rounded" w:hAnsi="Arial Rounded" w:cs="Arial Rounded"/>
          <w:b/>
          <w:color w:val="FF0000"/>
          <w:sz w:val="34"/>
          <w:szCs w:val="34"/>
        </w:rPr>
        <w:t xml:space="preserve"> (ALP) to divide 32 </w:t>
      </w:r>
      <w:proofErr w:type="gramStart"/>
      <w:r>
        <w:rPr>
          <w:rFonts w:ascii="Arial Rounded" w:eastAsia="Arial Rounded" w:hAnsi="Arial Rounded" w:cs="Arial Rounded"/>
          <w:b/>
          <w:color w:val="FF0000"/>
          <w:sz w:val="34"/>
          <w:szCs w:val="34"/>
        </w:rPr>
        <w:t>bit</w:t>
      </w:r>
      <w:proofErr w:type="gramEnd"/>
      <w:r>
        <w:rPr>
          <w:rFonts w:ascii="Arial Rounded" w:eastAsia="Arial Rounded" w:hAnsi="Arial Rounded" w:cs="Arial Rounded"/>
          <w:b/>
          <w:color w:val="FF0000"/>
          <w:sz w:val="34"/>
          <w:szCs w:val="34"/>
        </w:rPr>
        <w:t xml:space="preserve"> by 16 bit signed numbers.</w:t>
      </w:r>
    </w:p>
    <w:p w14:paraId="0E80E835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Design and Calculations:</w:t>
      </w:r>
    </w:p>
    <w:p w14:paraId="0258EA1C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8"/>
          <w:szCs w:val="38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 xml:space="preserve">Initialize the Data Segment(2000h) stack </w:t>
      </w:r>
      <w:proofErr w:type="gramStart"/>
      <w:r>
        <w:rPr>
          <w:rFonts w:ascii="Arial Rounded" w:eastAsia="Arial Rounded" w:hAnsi="Arial Rounded" w:cs="Arial Rounded"/>
          <w:b/>
          <w:sz w:val="38"/>
          <w:szCs w:val="38"/>
        </w:rPr>
        <w:t>index(</w:t>
      </w:r>
      <w:proofErr w:type="gramEnd"/>
      <w:r>
        <w:rPr>
          <w:rFonts w:ascii="Arial Rounded" w:eastAsia="Arial Rounded" w:hAnsi="Arial Rounded" w:cs="Arial Rounded"/>
          <w:b/>
          <w:sz w:val="38"/>
          <w:szCs w:val="38"/>
        </w:rPr>
        <w:t>SI)[0100h] and data index(DI)[0100h] to point at the location and move the Dividend(F2313252h )a</w:t>
      </w:r>
      <w:r>
        <w:rPr>
          <w:rFonts w:ascii="Arial Rounded" w:eastAsia="Arial Rounded" w:hAnsi="Arial Rounded" w:cs="Arial Rounded"/>
          <w:b/>
          <w:sz w:val="38"/>
          <w:szCs w:val="38"/>
        </w:rPr>
        <w:t>nd divisor(4654h) to Memory by incrementing the SI value .</w:t>
      </w:r>
    </w:p>
    <w:p w14:paraId="2819F822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8"/>
          <w:szCs w:val="38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 xml:space="preserve">Load the values in stack index to Accumulator and Data </w:t>
      </w:r>
      <w:proofErr w:type="gramStart"/>
      <w:r>
        <w:rPr>
          <w:rFonts w:ascii="Arial Rounded" w:eastAsia="Arial Rounded" w:hAnsi="Arial Rounded" w:cs="Arial Rounded"/>
          <w:b/>
          <w:sz w:val="38"/>
          <w:szCs w:val="38"/>
        </w:rPr>
        <w:t>Register(</w:t>
      </w:r>
      <w:proofErr w:type="gramEnd"/>
      <w:r>
        <w:rPr>
          <w:rFonts w:ascii="Arial Rounded" w:eastAsia="Arial Rounded" w:hAnsi="Arial Rounded" w:cs="Arial Rounded"/>
          <w:b/>
          <w:sz w:val="38"/>
          <w:szCs w:val="38"/>
        </w:rPr>
        <w:t>DX)(Dividend)</w:t>
      </w:r>
    </w:p>
    <w:p w14:paraId="07510088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8"/>
          <w:szCs w:val="38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 xml:space="preserve">Increment stack index by 2 and Load the values in stack index to Base </w:t>
      </w:r>
      <w:proofErr w:type="gramStart"/>
      <w:r>
        <w:rPr>
          <w:rFonts w:ascii="Arial Rounded" w:eastAsia="Arial Rounded" w:hAnsi="Arial Rounded" w:cs="Arial Rounded"/>
          <w:b/>
          <w:sz w:val="38"/>
          <w:szCs w:val="38"/>
        </w:rPr>
        <w:t>Register.(</w:t>
      </w:r>
      <w:proofErr w:type="gramEnd"/>
      <w:r>
        <w:rPr>
          <w:rFonts w:ascii="Arial Rounded" w:eastAsia="Arial Rounded" w:hAnsi="Arial Rounded" w:cs="Arial Rounded"/>
          <w:b/>
          <w:sz w:val="38"/>
          <w:szCs w:val="38"/>
        </w:rPr>
        <w:t>Divisor)</w:t>
      </w:r>
    </w:p>
    <w:p w14:paraId="498E1329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8"/>
          <w:szCs w:val="38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>Divide the base register using</w:t>
      </w:r>
      <w:r>
        <w:rPr>
          <w:rFonts w:ascii="Arial Rounded" w:eastAsia="Arial Rounded" w:hAnsi="Arial Rounded" w:cs="Arial Rounded"/>
          <w:b/>
          <w:sz w:val="38"/>
          <w:szCs w:val="38"/>
        </w:rPr>
        <w:t xml:space="preserve"> the IDIV command.</w:t>
      </w:r>
    </w:p>
    <w:p w14:paraId="6A81D6B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sz w:val="38"/>
          <w:szCs w:val="38"/>
        </w:rPr>
        <w:t>Move the Remainder and Quotient to the Memory Location by Incrementing the Stack Index</w:t>
      </w:r>
    </w:p>
    <w:p w14:paraId="121848D6" w14:textId="77777777" w:rsidR="00C369BA" w:rsidRDefault="009E196E">
      <w:pPr>
        <w:spacing w:after="160" w:line="256" w:lineRule="auto"/>
        <w:jc w:val="center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noProof/>
          <w:sz w:val="36"/>
          <w:szCs w:val="36"/>
        </w:rPr>
        <w:lastRenderedPageBreak/>
        <w:drawing>
          <wp:inline distT="114300" distB="114300" distL="114300" distR="114300" wp14:anchorId="3F776B71" wp14:editId="63619B9A">
            <wp:extent cx="5753100" cy="5032865"/>
            <wp:effectExtent l="0" t="0" r="0" b="0"/>
            <wp:docPr id="2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03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Rounded" w:eastAsia="Arial Rounded" w:hAnsi="Arial Rounded" w:cs="Arial Rounded"/>
          <w:b/>
          <w:noProof/>
          <w:sz w:val="36"/>
          <w:szCs w:val="36"/>
        </w:rPr>
        <w:lastRenderedPageBreak/>
        <w:drawing>
          <wp:inline distT="114300" distB="114300" distL="114300" distR="114300" wp14:anchorId="329B3CB6" wp14:editId="0874DCD3">
            <wp:extent cx="5150180" cy="7834313"/>
            <wp:effectExtent l="0" t="0" r="0" b="0"/>
            <wp:docPr id="1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0180" cy="783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EFF5A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7C86EFB7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Program Code:</w:t>
      </w:r>
    </w:p>
    <w:p w14:paraId="5FA73F62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AX, 2000H;</w:t>
      </w:r>
    </w:p>
    <w:p w14:paraId="2E376ED7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DS, AX;</w:t>
      </w:r>
    </w:p>
    <w:p w14:paraId="1FA3F896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DI, 0100H;</w:t>
      </w:r>
    </w:p>
    <w:p w14:paraId="70845B18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SI, 0100H</w:t>
      </w:r>
    </w:p>
    <w:p w14:paraId="20A7A84C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 xml:space="preserve">MOV AX, 0052H;  </w:t>
      </w:r>
    </w:p>
    <w:p w14:paraId="5AF039C2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 xml:space="preserve">MOV [DI], AX;  </w:t>
      </w:r>
    </w:p>
    <w:p w14:paraId="4CE4B2A0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INC DI;</w:t>
      </w:r>
    </w:p>
    <w:p w14:paraId="7CA57438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AX, 0032H;</w:t>
      </w:r>
    </w:p>
    <w:p w14:paraId="72688F36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[DI], AX;</w:t>
      </w:r>
    </w:p>
    <w:p w14:paraId="304B0906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INC DI;</w:t>
      </w:r>
    </w:p>
    <w:p w14:paraId="49A5EF24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AX, 0031H;</w:t>
      </w:r>
    </w:p>
    <w:p w14:paraId="7DD4083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[DI], AX;</w:t>
      </w:r>
    </w:p>
    <w:p w14:paraId="4A4D66BA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INC DI;</w:t>
      </w:r>
    </w:p>
    <w:p w14:paraId="166AC191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AX, 00F2H;</w:t>
      </w:r>
    </w:p>
    <w:p w14:paraId="1890A2E8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[DI], AX;</w:t>
      </w:r>
    </w:p>
    <w:p w14:paraId="7FC65FD7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INC DI;</w:t>
      </w:r>
    </w:p>
    <w:p w14:paraId="7857B8D5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AX, 0054H;</w:t>
      </w:r>
    </w:p>
    <w:p w14:paraId="585ABBCA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[DI], AX;</w:t>
      </w:r>
    </w:p>
    <w:p w14:paraId="2BE30A54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INC DI;</w:t>
      </w:r>
    </w:p>
    <w:p w14:paraId="400FF91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AX, 0046H;</w:t>
      </w:r>
    </w:p>
    <w:p w14:paraId="3FD44A50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 xml:space="preserve">MOV [DI], AX;  </w:t>
      </w:r>
    </w:p>
    <w:p w14:paraId="4E33C02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 xml:space="preserve">MOV AX, [SI];    </w:t>
      </w:r>
    </w:p>
    <w:p w14:paraId="32601B0C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lastRenderedPageBreak/>
        <w:t>ADD SI, 0002H;</w:t>
      </w:r>
    </w:p>
    <w:p w14:paraId="2BFA64A4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DX, [SI];</w:t>
      </w:r>
    </w:p>
    <w:p w14:paraId="3FF3B3C8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ADD SI, 0002H;</w:t>
      </w:r>
    </w:p>
    <w:p w14:paraId="0344CF16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BX, [SI];</w:t>
      </w:r>
    </w:p>
    <w:p w14:paraId="01C920CA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IDIV BX;</w:t>
      </w:r>
    </w:p>
    <w:p w14:paraId="1BFB95C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ADD SI, 0002H;</w:t>
      </w:r>
    </w:p>
    <w:p w14:paraId="1DAE3DE6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[SI], AX;</w:t>
      </w:r>
    </w:p>
    <w:p w14:paraId="40895262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ADD SI, 0002H;</w:t>
      </w:r>
    </w:p>
    <w:p w14:paraId="6F2A4B6C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MOV [SI], DX;</w:t>
      </w:r>
    </w:p>
    <w:p w14:paraId="449C558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0"/>
          <w:szCs w:val="30"/>
        </w:rPr>
      </w:pPr>
      <w:r>
        <w:rPr>
          <w:rFonts w:ascii="Arial Rounded" w:eastAsia="Arial Rounded" w:hAnsi="Arial Rounded" w:cs="Arial Rounded"/>
          <w:b/>
          <w:sz w:val="30"/>
          <w:szCs w:val="30"/>
        </w:rPr>
        <w:t>HLT</w:t>
      </w:r>
    </w:p>
    <w:p w14:paraId="3C8B3B5F" w14:textId="75409EA8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noProof/>
          <w:color w:val="244061"/>
          <w:sz w:val="40"/>
          <w:szCs w:val="40"/>
        </w:rPr>
        <w:drawing>
          <wp:inline distT="114300" distB="114300" distL="114300" distR="114300" wp14:anchorId="064841CE" wp14:editId="1D112353">
            <wp:extent cx="3743325" cy="379095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378EF" w14:textId="77777777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44717EFB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51214A5C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lastRenderedPageBreak/>
        <w:t>Memory before Division:</w:t>
      </w:r>
    </w:p>
    <w:p w14:paraId="052E89D6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noProof/>
          <w:color w:val="244061"/>
          <w:sz w:val="40"/>
          <w:szCs w:val="40"/>
        </w:rPr>
        <w:drawing>
          <wp:inline distT="114300" distB="114300" distL="114300" distR="114300" wp14:anchorId="3584F66D" wp14:editId="48EE942E">
            <wp:extent cx="6267450" cy="249555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A851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Output:</w:t>
      </w:r>
    </w:p>
    <w:p w14:paraId="4281E0C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noProof/>
          <w:color w:val="244061"/>
          <w:sz w:val="40"/>
          <w:szCs w:val="40"/>
        </w:rPr>
        <w:drawing>
          <wp:inline distT="114300" distB="114300" distL="114300" distR="114300" wp14:anchorId="03B787B9" wp14:editId="32DE83F9">
            <wp:extent cx="6800850" cy="35179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A4A48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392060E8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2A327954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6D654535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lastRenderedPageBreak/>
        <w:t xml:space="preserve">Memory After </w:t>
      </w:r>
      <w:proofErr w:type="spellStart"/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Divison</w:t>
      </w:r>
      <w:proofErr w:type="spellEnd"/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:</w:t>
      </w:r>
    </w:p>
    <w:p w14:paraId="611CFD36" w14:textId="53DD326A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noProof/>
          <w:color w:val="244061"/>
          <w:sz w:val="40"/>
          <w:szCs w:val="40"/>
        </w:rPr>
        <w:drawing>
          <wp:inline distT="114300" distB="114300" distL="114300" distR="114300" wp14:anchorId="1D79B10A" wp14:editId="60898E58">
            <wp:extent cx="6286500" cy="249555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3FA20" w14:textId="2FFF93DD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7AD850E2" w14:textId="77777777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302ADD4E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Result and Inference:</w:t>
      </w:r>
    </w:p>
    <w:p w14:paraId="7778C742" w14:textId="77777777" w:rsidR="00C369BA" w:rsidRDefault="009E196E">
      <w:pPr>
        <w:spacing w:after="160" w:line="256" w:lineRule="auto"/>
        <w:ind w:left="720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-The Quotient </w:t>
      </w:r>
      <w:proofErr w:type="spellStart"/>
      <w:r>
        <w:rPr>
          <w:rFonts w:ascii="Arial Rounded" w:eastAsia="Arial Rounded" w:hAnsi="Arial Rounded" w:cs="Arial Rounded"/>
          <w:b/>
          <w:sz w:val="32"/>
          <w:szCs w:val="32"/>
        </w:rPr>
        <w:t>CDBEh</w:t>
      </w:r>
      <w:proofErr w:type="spell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(-3242h) is stored in </w:t>
      </w:r>
      <w:proofErr w:type="gramStart"/>
      <w:r>
        <w:rPr>
          <w:rFonts w:ascii="Arial Rounded" w:eastAsia="Arial Rounded" w:hAnsi="Arial Rounded" w:cs="Arial Rounded"/>
          <w:b/>
          <w:sz w:val="32"/>
          <w:szCs w:val="32"/>
        </w:rPr>
        <w:t>Memory  Location</w:t>
      </w:r>
      <w:proofErr w:type="gram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 [2000:0107][2000:0106]</w:t>
      </w:r>
    </w:p>
    <w:p w14:paraId="6F812B94" w14:textId="77777777" w:rsidR="00C369BA" w:rsidRDefault="009E196E">
      <w:pPr>
        <w:spacing w:after="160" w:line="256" w:lineRule="auto"/>
        <w:ind w:left="720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-The Remainder </w:t>
      </w:r>
      <w:proofErr w:type="spellStart"/>
      <w:r>
        <w:rPr>
          <w:rFonts w:ascii="Arial Rounded" w:eastAsia="Arial Rounded" w:hAnsi="Arial Rounded" w:cs="Arial Rounded"/>
          <w:b/>
          <w:sz w:val="32"/>
          <w:szCs w:val="32"/>
        </w:rPr>
        <w:t>BBFAh</w:t>
      </w:r>
      <w:proofErr w:type="spell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(-4406h) is stored in   </w:t>
      </w:r>
      <w:proofErr w:type="gramStart"/>
      <w:r>
        <w:rPr>
          <w:rFonts w:ascii="Arial Rounded" w:eastAsia="Arial Rounded" w:hAnsi="Arial Rounded" w:cs="Arial Rounded"/>
          <w:b/>
          <w:sz w:val="32"/>
          <w:szCs w:val="32"/>
        </w:rPr>
        <w:t>Memory  Location</w:t>
      </w:r>
      <w:proofErr w:type="gram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 [2000:0109][2000:0108]</w:t>
      </w:r>
    </w:p>
    <w:p w14:paraId="02A2D4EF" w14:textId="5F268E9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6"/>
          <w:szCs w:val="36"/>
        </w:rPr>
      </w:pPr>
      <w:r>
        <w:rPr>
          <w:rFonts w:ascii="Arial Rounded" w:eastAsia="Arial Rounded" w:hAnsi="Arial Rounded" w:cs="Arial Rounded"/>
          <w:b/>
          <w:color w:val="FF0000"/>
          <w:sz w:val="36"/>
          <w:szCs w:val="36"/>
        </w:rPr>
        <w:t xml:space="preserve">   </w:t>
      </w:r>
    </w:p>
    <w:p w14:paraId="65392838" w14:textId="5CC8E5BA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6"/>
          <w:szCs w:val="36"/>
        </w:rPr>
      </w:pPr>
    </w:p>
    <w:p w14:paraId="2221F44D" w14:textId="0BA5FEC0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6"/>
          <w:szCs w:val="36"/>
        </w:rPr>
      </w:pPr>
    </w:p>
    <w:p w14:paraId="7A2AB7E1" w14:textId="77777777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6"/>
          <w:szCs w:val="36"/>
        </w:rPr>
      </w:pPr>
    </w:p>
    <w:p w14:paraId="3BCF9749" w14:textId="57A3F8DE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6"/>
          <w:szCs w:val="36"/>
        </w:rPr>
      </w:pPr>
    </w:p>
    <w:p w14:paraId="488F45C6" w14:textId="3B7490B3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6"/>
          <w:szCs w:val="36"/>
        </w:rPr>
      </w:pPr>
    </w:p>
    <w:p w14:paraId="01DFFFB8" w14:textId="77777777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6"/>
          <w:szCs w:val="36"/>
        </w:rPr>
      </w:pPr>
    </w:p>
    <w:p w14:paraId="25EBA9C9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36"/>
          <w:szCs w:val="36"/>
        </w:rPr>
      </w:pPr>
      <w:r>
        <w:rPr>
          <w:rFonts w:ascii="Arial Rounded" w:eastAsia="Arial Rounded" w:hAnsi="Arial Rounded" w:cs="Arial Rounded"/>
          <w:b/>
          <w:color w:val="FF0000"/>
          <w:sz w:val="36"/>
          <w:szCs w:val="36"/>
        </w:rPr>
        <w:lastRenderedPageBreak/>
        <w:t>C. Sum of N numbers</w:t>
      </w:r>
    </w:p>
    <w:p w14:paraId="5CDD3B77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17365D"/>
          <w:sz w:val="36"/>
          <w:szCs w:val="36"/>
        </w:rPr>
      </w:pPr>
    </w:p>
    <w:p w14:paraId="2E3F2DF5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17365D"/>
          <w:sz w:val="36"/>
          <w:szCs w:val="36"/>
        </w:rPr>
      </w:pPr>
      <w:r>
        <w:rPr>
          <w:rFonts w:ascii="Arial Rounded" w:eastAsia="Arial Rounded" w:hAnsi="Arial Rounded" w:cs="Arial Rounded"/>
          <w:b/>
          <w:color w:val="17365D"/>
          <w:sz w:val="36"/>
          <w:szCs w:val="36"/>
        </w:rPr>
        <w:t>ALGORITHM</w:t>
      </w:r>
    </w:p>
    <w:p w14:paraId="48D2CEC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-Input the Array of Values in Data Segment</w:t>
      </w:r>
    </w:p>
    <w:p w14:paraId="5A5423D3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-Input the Size of the Array in Data segment</w:t>
      </w:r>
    </w:p>
    <w:p w14:paraId="68EF4CF0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-Move all the values of the Array to a specified Memory </w:t>
      </w:r>
      <w:proofErr w:type="gramStart"/>
      <w:r>
        <w:rPr>
          <w:rFonts w:ascii="Arial Rounded" w:eastAsia="Arial Rounded" w:hAnsi="Arial Rounded" w:cs="Arial Rounded"/>
          <w:b/>
          <w:sz w:val="36"/>
          <w:szCs w:val="36"/>
        </w:rPr>
        <w:t>Location(</w:t>
      </w:r>
      <w:proofErr w:type="gramEnd"/>
      <w:r>
        <w:rPr>
          <w:rFonts w:ascii="Arial Rounded" w:eastAsia="Arial Rounded" w:hAnsi="Arial Rounded" w:cs="Arial Rounded"/>
          <w:b/>
          <w:sz w:val="36"/>
          <w:szCs w:val="36"/>
        </w:rPr>
        <w:t>SI) in Code Segment</w:t>
      </w:r>
    </w:p>
    <w:p w14:paraId="3F67739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-Move the size of Array from Data segment in to Counter Register</w:t>
      </w:r>
    </w:p>
    <w:p w14:paraId="7ECB6BD5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-Now Run a loop an</w:t>
      </w:r>
      <w:r>
        <w:rPr>
          <w:rFonts w:ascii="Arial Rounded" w:eastAsia="Arial Rounded" w:hAnsi="Arial Rounded" w:cs="Arial Rounded"/>
          <w:b/>
          <w:sz w:val="36"/>
          <w:szCs w:val="36"/>
        </w:rPr>
        <w:t xml:space="preserve">d Add move the values in SI location of </w:t>
      </w:r>
      <w:proofErr w:type="spellStart"/>
      <w:r>
        <w:rPr>
          <w:rFonts w:ascii="Arial Rounded" w:eastAsia="Arial Rounded" w:hAnsi="Arial Rounded" w:cs="Arial Rounded"/>
          <w:b/>
          <w:sz w:val="36"/>
          <w:szCs w:val="36"/>
        </w:rPr>
        <w:t>to</w:t>
      </w:r>
      <w:proofErr w:type="spellEnd"/>
      <w:r>
        <w:rPr>
          <w:rFonts w:ascii="Arial Rounded" w:eastAsia="Arial Rounded" w:hAnsi="Arial Rounded" w:cs="Arial Rounded"/>
          <w:b/>
          <w:sz w:val="36"/>
          <w:szCs w:val="36"/>
        </w:rPr>
        <w:t xml:space="preserve"> Base Register and add that to </w:t>
      </w:r>
      <w:proofErr w:type="gramStart"/>
      <w:r>
        <w:rPr>
          <w:rFonts w:ascii="Arial Rounded" w:eastAsia="Arial Rounded" w:hAnsi="Arial Rounded" w:cs="Arial Rounded"/>
          <w:b/>
          <w:sz w:val="36"/>
          <w:szCs w:val="36"/>
        </w:rPr>
        <w:t>Accumulator .Increment</w:t>
      </w:r>
      <w:proofErr w:type="gramEnd"/>
      <w:r>
        <w:rPr>
          <w:rFonts w:ascii="Arial Rounded" w:eastAsia="Arial Rounded" w:hAnsi="Arial Rounded" w:cs="Arial Rounded"/>
          <w:b/>
          <w:sz w:val="36"/>
          <w:szCs w:val="36"/>
        </w:rPr>
        <w:t xml:space="preserve"> the SI value and </w:t>
      </w:r>
    </w:p>
    <w:p w14:paraId="5CF4B8B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Decrement the Counter Register</w:t>
      </w:r>
    </w:p>
    <w:p w14:paraId="336066A8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 xml:space="preserve">-Repeat the Process until the Counter becomes 0 </w:t>
      </w:r>
    </w:p>
    <w:p w14:paraId="7AB43701" w14:textId="3D68049A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-The Sum is stored in Accumulator.</w:t>
      </w:r>
    </w:p>
    <w:p w14:paraId="5A855C2A" w14:textId="492D9764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</w:p>
    <w:p w14:paraId="7515B2E3" w14:textId="5C7CAD51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</w:p>
    <w:p w14:paraId="3611EA32" w14:textId="68525DF9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</w:p>
    <w:p w14:paraId="3AEC032E" w14:textId="0B42E0DE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</w:p>
    <w:p w14:paraId="1FB9605E" w14:textId="25B2C713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</w:p>
    <w:p w14:paraId="568BDDF9" w14:textId="4ECF6A87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</w:p>
    <w:p w14:paraId="7186E5B0" w14:textId="77777777" w:rsidR="000608E0" w:rsidRP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</w:p>
    <w:p w14:paraId="6EAF1E0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00B050"/>
          <w:sz w:val="36"/>
          <w:szCs w:val="36"/>
        </w:rPr>
      </w:pPr>
      <w:r>
        <w:rPr>
          <w:rFonts w:ascii="Arial Rounded" w:eastAsia="Arial Rounded" w:hAnsi="Arial Rounded" w:cs="Arial Rounded"/>
          <w:b/>
          <w:color w:val="00B050"/>
          <w:sz w:val="36"/>
          <w:szCs w:val="36"/>
        </w:rPr>
        <w:lastRenderedPageBreak/>
        <w:t>FLOW CHART</w:t>
      </w:r>
    </w:p>
    <w:p w14:paraId="4F206F6D" w14:textId="77777777" w:rsidR="00C369BA" w:rsidRDefault="009E196E">
      <w:pPr>
        <w:spacing w:after="160" w:line="256" w:lineRule="auto"/>
        <w:jc w:val="center"/>
        <w:rPr>
          <w:rFonts w:ascii="Arial Rounded" w:eastAsia="Arial Rounded" w:hAnsi="Arial Rounded" w:cs="Arial Rounded"/>
          <w:b/>
          <w:color w:val="00B050"/>
          <w:sz w:val="36"/>
          <w:szCs w:val="36"/>
        </w:rPr>
      </w:pPr>
      <w:r>
        <w:rPr>
          <w:rFonts w:ascii="Arial Rounded" w:eastAsia="Arial Rounded" w:hAnsi="Arial Rounded" w:cs="Arial Rounded"/>
          <w:b/>
          <w:noProof/>
          <w:sz w:val="36"/>
          <w:szCs w:val="36"/>
        </w:rPr>
        <w:drawing>
          <wp:inline distT="114300" distB="114300" distL="114300" distR="114300" wp14:anchorId="1826AB46" wp14:editId="1E856616">
            <wp:extent cx="4524375" cy="7743825"/>
            <wp:effectExtent l="0" t="0" r="0" b="0"/>
            <wp:docPr id="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774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F83F0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00B050"/>
          <w:sz w:val="36"/>
          <w:szCs w:val="36"/>
        </w:rPr>
      </w:pPr>
    </w:p>
    <w:p w14:paraId="2D5551C6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00B050"/>
          <w:sz w:val="36"/>
          <w:szCs w:val="36"/>
        </w:rPr>
      </w:pPr>
    </w:p>
    <w:p w14:paraId="3D2EECA0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Design and Calculations:</w:t>
      </w:r>
    </w:p>
    <w:p w14:paraId="4C388BD8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sz w:val="36"/>
          <w:szCs w:val="36"/>
        </w:rPr>
        <w:t>-Input the Array of Values(</w:t>
      </w:r>
      <w:r>
        <w:rPr>
          <w:rFonts w:ascii="Arial Rounded" w:eastAsia="Arial Rounded" w:hAnsi="Arial Rounded" w:cs="Arial Rounded"/>
          <w:b/>
          <w:sz w:val="32"/>
          <w:szCs w:val="32"/>
        </w:rPr>
        <w:t>001H, 023H, 045H, 067H, 042H, 04BH, 012H, 0EFH   )</w:t>
      </w:r>
      <w:r>
        <w:rPr>
          <w:rFonts w:ascii="Arial Rounded" w:eastAsia="Arial Rounded" w:hAnsi="Arial Rounded" w:cs="Arial Rounded"/>
          <w:b/>
          <w:sz w:val="36"/>
          <w:szCs w:val="36"/>
        </w:rPr>
        <w:t xml:space="preserve"> in Data Segment .Input the Size of the Array(8) in Data </w:t>
      </w:r>
      <w:proofErr w:type="spellStart"/>
      <w:r>
        <w:rPr>
          <w:rFonts w:ascii="Arial Rounded" w:eastAsia="Arial Rounded" w:hAnsi="Arial Rounded" w:cs="Arial Rounded"/>
          <w:b/>
          <w:sz w:val="36"/>
          <w:szCs w:val="36"/>
        </w:rPr>
        <w:t>segment.Move</w:t>
      </w:r>
      <w:proofErr w:type="spellEnd"/>
      <w:r>
        <w:rPr>
          <w:rFonts w:ascii="Arial Rounded" w:eastAsia="Arial Rounded" w:hAnsi="Arial Rounded" w:cs="Arial Rounded"/>
          <w:b/>
          <w:sz w:val="36"/>
          <w:szCs w:val="36"/>
        </w:rPr>
        <w:t xml:space="preserve"> all the values of the Array to a specified Memory Location(SI) in Code </w:t>
      </w:r>
      <w:proofErr w:type="spellStart"/>
      <w:r>
        <w:rPr>
          <w:rFonts w:ascii="Arial Rounded" w:eastAsia="Arial Rounded" w:hAnsi="Arial Rounded" w:cs="Arial Rounded"/>
          <w:b/>
          <w:sz w:val="36"/>
          <w:szCs w:val="36"/>
        </w:rPr>
        <w:t>Segment.Move</w:t>
      </w:r>
      <w:proofErr w:type="spellEnd"/>
      <w:r>
        <w:rPr>
          <w:rFonts w:ascii="Arial Rounded" w:eastAsia="Arial Rounded" w:hAnsi="Arial Rounded" w:cs="Arial Rounded"/>
          <w:b/>
          <w:sz w:val="36"/>
          <w:szCs w:val="36"/>
        </w:rPr>
        <w:t xml:space="preserve"> the size of Array from Data segment in to Counter </w:t>
      </w:r>
      <w:proofErr w:type="spellStart"/>
      <w:r>
        <w:rPr>
          <w:rFonts w:ascii="Arial Rounded" w:eastAsia="Arial Rounded" w:hAnsi="Arial Rounded" w:cs="Arial Rounded"/>
          <w:b/>
          <w:sz w:val="36"/>
          <w:szCs w:val="36"/>
        </w:rPr>
        <w:t>Register.Now</w:t>
      </w:r>
      <w:proofErr w:type="spellEnd"/>
      <w:r>
        <w:rPr>
          <w:rFonts w:ascii="Arial Rounded" w:eastAsia="Arial Rounded" w:hAnsi="Arial Rounded" w:cs="Arial Rounded"/>
          <w:b/>
          <w:sz w:val="36"/>
          <w:szCs w:val="36"/>
        </w:rPr>
        <w:t xml:space="preserve"> Run a loop and Add move the values in S</w:t>
      </w:r>
      <w:r>
        <w:rPr>
          <w:rFonts w:ascii="Arial Rounded" w:eastAsia="Arial Rounded" w:hAnsi="Arial Rounded" w:cs="Arial Rounded"/>
          <w:b/>
          <w:sz w:val="36"/>
          <w:szCs w:val="36"/>
        </w:rPr>
        <w:t xml:space="preserve">I location of </w:t>
      </w:r>
      <w:proofErr w:type="spellStart"/>
      <w:r>
        <w:rPr>
          <w:rFonts w:ascii="Arial Rounded" w:eastAsia="Arial Rounded" w:hAnsi="Arial Rounded" w:cs="Arial Rounded"/>
          <w:b/>
          <w:sz w:val="36"/>
          <w:szCs w:val="36"/>
        </w:rPr>
        <w:t>to</w:t>
      </w:r>
      <w:proofErr w:type="spellEnd"/>
      <w:r>
        <w:rPr>
          <w:rFonts w:ascii="Arial Rounded" w:eastAsia="Arial Rounded" w:hAnsi="Arial Rounded" w:cs="Arial Rounded"/>
          <w:b/>
          <w:sz w:val="36"/>
          <w:szCs w:val="36"/>
        </w:rPr>
        <w:t xml:space="preserve"> Base Register and add that to Accumulator .Increment the SI value and Decrement the Counter </w:t>
      </w:r>
      <w:proofErr w:type="spellStart"/>
      <w:r>
        <w:rPr>
          <w:rFonts w:ascii="Arial Rounded" w:eastAsia="Arial Rounded" w:hAnsi="Arial Rounded" w:cs="Arial Rounded"/>
          <w:b/>
          <w:sz w:val="36"/>
          <w:szCs w:val="36"/>
        </w:rPr>
        <w:t>Register.Repeat</w:t>
      </w:r>
      <w:proofErr w:type="spellEnd"/>
      <w:r>
        <w:rPr>
          <w:rFonts w:ascii="Arial Rounded" w:eastAsia="Arial Rounded" w:hAnsi="Arial Rounded" w:cs="Arial Rounded"/>
          <w:b/>
          <w:sz w:val="36"/>
          <w:szCs w:val="36"/>
        </w:rPr>
        <w:t xml:space="preserve"> the Process until the Counter becomes 0 .The Sum is stored in Accumulator.</w:t>
      </w:r>
    </w:p>
    <w:p w14:paraId="3059AF84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6"/>
          <w:szCs w:val="36"/>
        </w:rPr>
      </w:pPr>
      <w:r>
        <w:rPr>
          <w:rFonts w:ascii="Arial Rounded" w:eastAsia="Arial Rounded" w:hAnsi="Arial Rounded" w:cs="Arial Rounded"/>
          <w:b/>
          <w:noProof/>
          <w:sz w:val="36"/>
          <w:szCs w:val="36"/>
        </w:rPr>
        <w:lastRenderedPageBreak/>
        <w:drawing>
          <wp:inline distT="114300" distB="114300" distL="114300" distR="114300" wp14:anchorId="7EAA22AB" wp14:editId="600101AA">
            <wp:extent cx="6800850" cy="7861300"/>
            <wp:effectExtent l="0" t="0" r="0" b="0"/>
            <wp:docPr id="21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786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F30D1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0AF0C847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Program Code:</w:t>
      </w:r>
    </w:p>
    <w:p w14:paraId="523FF321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ASSUME CS: </w:t>
      </w:r>
      <w:proofErr w:type="gramStart"/>
      <w:r>
        <w:rPr>
          <w:rFonts w:ascii="Arial Rounded" w:eastAsia="Arial Rounded" w:hAnsi="Arial Rounded" w:cs="Arial Rounded"/>
          <w:b/>
          <w:sz w:val="32"/>
          <w:szCs w:val="32"/>
        </w:rPr>
        <w:t>CODE ,DS</w:t>
      </w:r>
      <w:proofErr w:type="gram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: DATA  </w:t>
      </w:r>
    </w:p>
    <w:p w14:paraId="7A5F20B0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</w:p>
    <w:p w14:paraId="2E75E8C3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</w:p>
    <w:p w14:paraId="7C6F5F2C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>DATA SEGM</w:t>
      </w:r>
      <w:r>
        <w:rPr>
          <w:rFonts w:ascii="Arial Rounded" w:eastAsia="Arial Rounded" w:hAnsi="Arial Rounded" w:cs="Arial Rounded"/>
          <w:b/>
          <w:sz w:val="32"/>
          <w:szCs w:val="32"/>
        </w:rPr>
        <w:t xml:space="preserve">ENT </w:t>
      </w:r>
    </w:p>
    <w:p w14:paraId="57A30F1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ARR DB 001H, 023H, 045H, 067H, 042H, 04BH, 012H, 0EFH   </w:t>
      </w:r>
    </w:p>
    <w:p w14:paraId="25880715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N DW 08H</w:t>
      </w:r>
    </w:p>
    <w:p w14:paraId="6E847CE7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SUM DW 01 DUP (?)</w:t>
      </w:r>
    </w:p>
    <w:p w14:paraId="6BB8A6AC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DATA ENDS       </w:t>
      </w:r>
    </w:p>
    <w:p w14:paraId="25DEFEF6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</w:p>
    <w:p w14:paraId="76E7DB30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</w:p>
    <w:p w14:paraId="37D0A6A4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>CODE SEGMENT</w:t>
      </w:r>
    </w:p>
    <w:p w14:paraId="5A95B220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START: </w:t>
      </w:r>
    </w:p>
    <w:p w14:paraId="3BDF5994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MOV AX, @DATA</w:t>
      </w:r>
    </w:p>
    <w:p w14:paraId="027C6873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MOV DS, AX</w:t>
      </w:r>
    </w:p>
    <w:p w14:paraId="79BFA38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MOV CX, N     </w:t>
      </w:r>
    </w:p>
    <w:p w14:paraId="47F20C4D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MOV AX, 0000H</w:t>
      </w:r>
    </w:p>
    <w:p w14:paraId="2BCEB9A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MOV SI, OFFSET ARR     </w:t>
      </w:r>
    </w:p>
    <w:p w14:paraId="34B5AAD7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ABC:         </w:t>
      </w:r>
    </w:p>
    <w:p w14:paraId="3867CC27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MOV BL, [SI]</w:t>
      </w:r>
    </w:p>
    <w:p w14:paraId="010FCA0A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INC SI</w:t>
      </w:r>
    </w:p>
    <w:p w14:paraId="55C69B40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ADD AX, BX</w:t>
      </w:r>
    </w:p>
    <w:p w14:paraId="3F3EDA3E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lastRenderedPageBreak/>
        <w:t xml:space="preserve">    DEC CX</w:t>
      </w:r>
    </w:p>
    <w:p w14:paraId="6947425B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JNZ ABC</w:t>
      </w:r>
    </w:p>
    <w:p w14:paraId="6DC981FC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MOV SUM, AX</w:t>
      </w:r>
    </w:p>
    <w:p w14:paraId="668C9416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MOV AH, 4CH</w:t>
      </w:r>
    </w:p>
    <w:p w14:paraId="3A19ED6E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INT 21H</w:t>
      </w:r>
    </w:p>
    <w:p w14:paraId="0FB65BD9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    CODE ENDS</w:t>
      </w:r>
    </w:p>
    <w:p w14:paraId="61EE40DD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</w:p>
    <w:p w14:paraId="0C3B3E7F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</w:p>
    <w:p w14:paraId="57D94A4E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>END START</w:t>
      </w:r>
    </w:p>
    <w:p w14:paraId="460466B5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noProof/>
          <w:sz w:val="32"/>
          <w:szCs w:val="32"/>
        </w:rPr>
        <w:drawing>
          <wp:inline distT="114300" distB="114300" distL="114300" distR="114300" wp14:anchorId="21A9C73A" wp14:editId="094CC833">
            <wp:extent cx="5638800" cy="3686175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4F576" w14:textId="0961DD69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21012647" w14:textId="77777777" w:rsidR="000608E0" w:rsidRDefault="000608E0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37A98330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</w:p>
    <w:p w14:paraId="7D1AA1AC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lastRenderedPageBreak/>
        <w:t>Output:</w:t>
      </w:r>
    </w:p>
    <w:p w14:paraId="01B95081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244061"/>
          <w:sz w:val="40"/>
          <w:szCs w:val="40"/>
        </w:rPr>
      </w:pPr>
      <w:r>
        <w:rPr>
          <w:rFonts w:ascii="Arial Rounded" w:eastAsia="Arial Rounded" w:hAnsi="Arial Rounded" w:cs="Arial Rounded"/>
          <w:b/>
          <w:noProof/>
          <w:color w:val="00B050"/>
          <w:sz w:val="36"/>
          <w:szCs w:val="36"/>
        </w:rPr>
        <w:drawing>
          <wp:inline distT="114300" distB="114300" distL="114300" distR="114300" wp14:anchorId="61A914FB" wp14:editId="2E96D3D3">
            <wp:extent cx="6800850" cy="34290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212A5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color w:val="00B050"/>
          <w:sz w:val="36"/>
          <w:szCs w:val="36"/>
        </w:rPr>
      </w:pPr>
      <w:r>
        <w:rPr>
          <w:rFonts w:ascii="Arial Rounded" w:eastAsia="Arial Rounded" w:hAnsi="Arial Rounded" w:cs="Arial Rounded"/>
          <w:b/>
          <w:color w:val="244061"/>
          <w:sz w:val="40"/>
          <w:szCs w:val="40"/>
        </w:rPr>
        <w:t>Result and Inference:</w:t>
      </w:r>
    </w:p>
    <w:p w14:paraId="10A21D1D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>-The values of the array are loaded to Base Register by increasing the value of location.</w:t>
      </w:r>
    </w:p>
    <w:p w14:paraId="36438B7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 xml:space="preserve">-Each time the value loaded in register is added to the Accumulator </w:t>
      </w:r>
    </w:p>
    <w:p w14:paraId="584B562F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>- The process is continued till the counter becomes 0</w:t>
      </w:r>
    </w:p>
    <w:p w14:paraId="5D363B1D" w14:textId="77777777" w:rsidR="00C369BA" w:rsidRDefault="009E196E">
      <w:pPr>
        <w:spacing w:after="160" w:line="256" w:lineRule="auto"/>
        <w:rPr>
          <w:rFonts w:ascii="Arial Rounded" w:eastAsia="Arial Rounded" w:hAnsi="Arial Rounded" w:cs="Arial Rounded"/>
          <w:b/>
          <w:sz w:val="34"/>
          <w:szCs w:val="34"/>
        </w:rPr>
      </w:pPr>
      <w:r>
        <w:rPr>
          <w:rFonts w:ascii="Arial Rounded" w:eastAsia="Arial Rounded" w:hAnsi="Arial Rounded" w:cs="Arial Rounded"/>
          <w:b/>
          <w:sz w:val="34"/>
          <w:szCs w:val="34"/>
        </w:rPr>
        <w:t>-Hence the sum is stored in Accumulator</w:t>
      </w:r>
    </w:p>
    <w:p w14:paraId="0486B2E9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</w:p>
    <w:p w14:paraId="3E8A5349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</w:p>
    <w:p w14:paraId="5BA9EBAA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sz w:val="32"/>
          <w:szCs w:val="32"/>
        </w:rPr>
      </w:pPr>
    </w:p>
    <w:p w14:paraId="20C2B1ED" w14:textId="77777777" w:rsidR="00C369BA" w:rsidRDefault="00C369BA">
      <w:pPr>
        <w:spacing w:after="160" w:line="256" w:lineRule="auto"/>
        <w:rPr>
          <w:rFonts w:ascii="Arial Rounded" w:eastAsia="Arial Rounded" w:hAnsi="Arial Rounded" w:cs="Arial Rounded"/>
          <w:b/>
          <w:color w:val="FF0000"/>
          <w:sz w:val="44"/>
          <w:szCs w:val="44"/>
        </w:rPr>
      </w:pPr>
    </w:p>
    <w:p w14:paraId="293B02FD" w14:textId="77777777" w:rsidR="00C369BA" w:rsidRDefault="00C369BA">
      <w:bookmarkStart w:id="1" w:name="_GoBack"/>
      <w:bookmarkEnd w:id="1"/>
    </w:p>
    <w:sectPr w:rsidR="00C369BA" w:rsidSect="000608E0">
      <w:headerReference w:type="default" r:id="rId31"/>
      <w:footerReference w:type="default" r:id="rId32"/>
      <w:pgSz w:w="12240" w:h="15840"/>
      <w:pgMar w:top="1440" w:right="720" w:bottom="1440" w:left="9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57C92D" w14:textId="77777777" w:rsidR="009E196E" w:rsidRDefault="009E196E">
      <w:pPr>
        <w:spacing w:line="240" w:lineRule="auto"/>
      </w:pPr>
      <w:r>
        <w:separator/>
      </w:r>
    </w:p>
  </w:endnote>
  <w:endnote w:type="continuationSeparator" w:id="0">
    <w:p w14:paraId="3B17C588" w14:textId="77777777" w:rsidR="009E196E" w:rsidRDefault="009E19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Rounded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C5586" w14:textId="77777777" w:rsidR="00C369BA" w:rsidRDefault="009E196E">
    <w:pPr>
      <w:jc w:val="right"/>
    </w:pPr>
    <w:r>
      <w:fldChar w:fldCharType="begin"/>
    </w:r>
    <w:r>
      <w:instrText>PAGE</w:instrText>
    </w:r>
    <w:r w:rsidR="000608E0">
      <w:fldChar w:fldCharType="separate"/>
    </w:r>
    <w:r w:rsidR="000608E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D4DA76" w14:textId="77777777" w:rsidR="009E196E" w:rsidRDefault="009E196E">
      <w:pPr>
        <w:spacing w:line="240" w:lineRule="auto"/>
      </w:pPr>
      <w:r>
        <w:separator/>
      </w:r>
    </w:p>
  </w:footnote>
  <w:footnote w:type="continuationSeparator" w:id="0">
    <w:p w14:paraId="4046AEFE" w14:textId="77777777" w:rsidR="009E196E" w:rsidRDefault="009E19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6344C4" w14:textId="77777777" w:rsidR="00C369BA" w:rsidRDefault="009E196E">
    <w:pPr>
      <w:rPr>
        <w:rFonts w:ascii="Arial Rounded" w:eastAsia="Arial Rounded" w:hAnsi="Arial Rounded" w:cs="Arial Rounded"/>
        <w:sz w:val="26"/>
        <w:szCs w:val="26"/>
      </w:rPr>
    </w:pPr>
    <w:r>
      <w:rPr>
        <w:rFonts w:ascii="Arial Rounded" w:eastAsia="Arial Rounded" w:hAnsi="Arial Rounded" w:cs="Arial Rounded"/>
        <w:sz w:val="26"/>
        <w:szCs w:val="26"/>
      </w:rPr>
      <w:t xml:space="preserve">                                                                                ALOKAM NIKHITHA  19BCE2555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4E28A7"/>
    <w:multiLevelType w:val="multilevel"/>
    <w:tmpl w:val="8C5638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F085E"/>
    <w:multiLevelType w:val="multilevel"/>
    <w:tmpl w:val="4E6039E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63CC9"/>
    <w:multiLevelType w:val="multilevel"/>
    <w:tmpl w:val="565EBD4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03139"/>
    <w:multiLevelType w:val="multilevel"/>
    <w:tmpl w:val="1F4852C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8A6E59"/>
    <w:multiLevelType w:val="multilevel"/>
    <w:tmpl w:val="38E64436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9BA"/>
    <w:rsid w:val="000608E0"/>
    <w:rsid w:val="009E196E"/>
    <w:rsid w:val="00C3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9FFDB"/>
  <w15:docId w15:val="{E029CBB4-A534-4820-A144-712333407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8E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8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31</Pages>
  <Words>1130</Words>
  <Characters>6442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Mounika Sadineni</cp:lastModifiedBy>
  <cp:revision>2</cp:revision>
  <cp:lastPrinted>2021-09-21T16:07:00Z</cp:lastPrinted>
  <dcterms:created xsi:type="dcterms:W3CDTF">2021-09-21T16:02:00Z</dcterms:created>
  <dcterms:modified xsi:type="dcterms:W3CDTF">2021-09-21T16:07:00Z</dcterms:modified>
</cp:coreProperties>
</file>